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12C15" w14:textId="77777777" w:rsidR="00AA48F8" w:rsidRDefault="006932B0">
      <w:pPr>
        <w:pStyle w:val="Titre"/>
      </w:pPr>
      <w:r>
        <w:t>MadaKapPy: A tool for in situ biomass estimation of kappaphycus cultures</w:t>
      </w:r>
    </w:p>
    <w:p w14:paraId="7DD4DDDE" w14:textId="77777777" w:rsidR="00AA48F8" w:rsidRDefault="006932B0">
      <w:pPr>
        <w:pStyle w:val="Author"/>
      </w:pPr>
      <w:r>
        <w:t>Simon Oiry</w:t>
      </w:r>
      <w:r>
        <w:rPr>
          <w:vertAlign w:val="superscript"/>
        </w:rPr>
        <w:t>1,2</w:t>
      </w:r>
    </w:p>
    <w:p w14:paraId="6A508F59" w14:textId="77777777" w:rsidR="00AA48F8" w:rsidRDefault="006932B0">
      <w:pPr>
        <w:pStyle w:val="Author"/>
      </w:pPr>
      <w:r>
        <w:t>Sébastien Jan</w:t>
      </w:r>
      <w:r>
        <w:rPr>
          <w:vertAlign w:val="superscript"/>
        </w:rPr>
        <w:t>3</w:t>
      </w:r>
    </w:p>
    <w:p w14:paraId="2F98335B" w14:textId="77777777" w:rsidR="00AA48F8" w:rsidRDefault="006932B0">
      <w:pPr>
        <w:pStyle w:val="Author"/>
      </w:pPr>
      <w:r>
        <w:t>Manon Museux</w:t>
      </w:r>
      <w:r>
        <w:rPr>
          <w:vertAlign w:val="superscript"/>
        </w:rPr>
        <w:t>3</w:t>
      </w:r>
    </w:p>
    <w:p w14:paraId="7CF704B8" w14:textId="77777777" w:rsidR="00AA48F8" w:rsidRDefault="006932B0">
      <w:pPr>
        <w:pStyle w:val="Author"/>
      </w:pPr>
      <w:r>
        <w:t>Ravo A. Mahandrisoa Randriamaroson</w:t>
      </w:r>
      <w:r>
        <w:rPr>
          <w:vertAlign w:val="superscript"/>
        </w:rPr>
        <w:t>3</w:t>
      </w:r>
    </w:p>
    <w:p w14:paraId="2B7CFECE" w14:textId="77777777" w:rsidR="00AA48F8" w:rsidRDefault="006932B0">
      <w:pPr>
        <w:pStyle w:val="Author"/>
      </w:pPr>
      <w:r>
        <w:t>Anthony</w:t>
      </w:r>
      <w:r>
        <w:rPr>
          <w:vertAlign w:val="superscript"/>
        </w:rPr>
        <w:t>3</w:t>
      </w:r>
    </w:p>
    <w:p w14:paraId="7547F754" w14:textId="77777777" w:rsidR="00AA48F8" w:rsidRDefault="006932B0">
      <w:pPr>
        <w:pStyle w:val="Author"/>
      </w:pPr>
      <w:r>
        <w:t>Laurent Barillé</w:t>
      </w:r>
      <w:r>
        <w:rPr>
          <w:vertAlign w:val="superscript"/>
        </w:rPr>
        <w:t>1</w:t>
      </w:r>
    </w:p>
    <w:p w14:paraId="64E85131" w14:textId="77777777" w:rsidR="00AA48F8" w:rsidRDefault="006932B0">
      <w:pPr>
        <w:jc w:val="center"/>
      </w:pPr>
      <w:r>
        <w:t xml:space="preserve">1. Institut des Substances et Organismes de la Mer, ISOMer, Nantes </w:t>
      </w:r>
      <w:r>
        <w:t>Université, UR 2160, F-44000 Nantes, France</w:t>
      </w:r>
    </w:p>
    <w:p w14:paraId="3F7FB26C" w14:textId="77777777" w:rsidR="00AA48F8" w:rsidRDefault="006932B0">
      <w:pPr>
        <w:jc w:val="center"/>
      </w:pPr>
      <w:r>
        <w:t>2. Consiglio Nazionale delle Ricerche, Istituto di Scienze Marine (CNR-ISMAR), 34149 Trieste, Italy</w:t>
      </w:r>
    </w:p>
    <w:p w14:paraId="20ECA91C" w14:textId="77777777" w:rsidR="00AA48F8" w:rsidRDefault="006932B0">
      <w:pPr>
        <w:jc w:val="center"/>
      </w:pPr>
      <w:r>
        <w:t>3. Nosy Boraha Seaweed Company, Ilot Madame BP04-Ambodifotatra, Sainte-Marie 515, Madagascar</w:t>
      </w:r>
    </w:p>
    <w:p w14:paraId="322062C7" w14:textId="77777777" w:rsidR="00AA48F8" w:rsidRDefault="006932B0">
      <w:pPr>
        <w:pStyle w:val="Date"/>
      </w:pPr>
      <w:r>
        <w:t>2026-05-06</w:t>
      </w:r>
    </w:p>
    <w:p w14:paraId="1F7A2A56" w14:textId="77777777" w:rsidR="00AA48F8" w:rsidRDefault="006932B0">
      <w:r>
        <w:t>Abstract</w:t>
      </w:r>
    </w:p>
    <w:p w14:paraId="2CB6E801" w14:textId="77777777" w:rsidR="00AA48F8" w:rsidRDefault="006932B0">
      <w:pPr>
        <w:pStyle w:val="Abstract"/>
      </w:pPr>
      <w:r>
        <w:t>To be Written</w:t>
      </w:r>
    </w:p>
    <w:p w14:paraId="7FEF4221" w14:textId="77777777" w:rsidR="00AA48F8" w:rsidRDefault="006932B0">
      <w:pPr>
        <w:pStyle w:val="Titre1"/>
      </w:pPr>
      <w:bookmarkStart w:id="0" w:name="introduction"/>
      <w:r>
        <w:t>1. Introduction</w:t>
      </w:r>
    </w:p>
    <w:p w14:paraId="18C8EF0A" w14:textId="77777777" w:rsidR="00AA48F8" w:rsidRDefault="006932B0">
      <w:pPr>
        <w:pStyle w:val="FirstParagraph"/>
      </w:pPr>
      <w:r>
        <w:t>In 2022, global production of red macroalgae was estimated at approximately 20.38 million tons (</w:t>
      </w:r>
      <w:hyperlink w:anchor="bibref_1" w:history="1">
        <w:r>
          <w:rPr>
            <w:rStyle w:val="Lienhypertexte"/>
          </w:rPr>
          <w:t>FAO, 2024</w:t>
        </w:r>
      </w:hyperlink>
      <w:r>
        <w:t>). Within this group, the genera Eucheuma and Kappaphycus, collectively referred to as euche</w:t>
      </w:r>
      <w:r>
        <w:t>umatoids, are of major economic importance because of their carrageenan content (</w:t>
      </w:r>
      <w:hyperlink w:anchor="bibref_2" w:history="1">
        <w:r>
          <w:rPr>
            <w:rStyle w:val="Lienhypertexte"/>
          </w:rPr>
          <w:t>Zhang et al., 2023</w:t>
        </w:r>
      </w:hyperlink>
      <w:r>
        <w:t>). This high-value hydrocolloid is widely used in the food industry for its gelling, thickening, and stabilising properties (Hurt</w:t>
      </w:r>
      <w:r>
        <w:t xml:space="preserve">ado et al., 2017). Although Asia overwhelmingly dominates global production, Eastern </w:t>
      </w:r>
      <w:r>
        <w:lastRenderedPageBreak/>
        <w:t>Africa has emerged as the principal carrageenophyte-producing region on the African continent, with Zanzibar (Tanzania) and Madagascar as its main production centres (</w:t>
      </w:r>
      <w:hyperlink w:anchor="bibref_4" w:history="1">
        <w:r>
          <w:rPr>
            <w:rStyle w:val="Lienhypertexte"/>
          </w:rPr>
          <w:t>Hayashi et al., 2017</w:t>
        </w:r>
      </w:hyperlink>
      <w:r>
        <w:t xml:space="preserve">). In Madagascar, the main cultivated carrageenophytes are </w:t>
      </w:r>
      <w:r>
        <w:rPr>
          <w:i/>
          <w:iCs/>
        </w:rPr>
        <w:t>Kappaphycus alvarezii</w:t>
      </w:r>
      <w:r>
        <w:t xml:space="preserve"> (commonly known as cottonii; hereafter referred to as Kappaphycus), </w:t>
      </w:r>
      <w:r>
        <w:rPr>
          <w:i/>
          <w:iCs/>
        </w:rPr>
        <w:t>Kappaphycus striatus</w:t>
      </w:r>
      <w:r>
        <w:t xml:space="preserve">, and </w:t>
      </w:r>
      <w:r>
        <w:rPr>
          <w:i/>
          <w:iCs/>
        </w:rPr>
        <w:t>Eucheuma denticulatum</w:t>
      </w:r>
      <w:r>
        <w:t>. In 2020, natio</w:t>
      </w:r>
      <w:r>
        <w:t>nal export volumes reached 17,000 t fresh weight (FW) for Kappaphycus and 3,000 t FW for Eucheuma (</w:t>
      </w:r>
      <w:hyperlink w:anchor="bibref_5" w:history="1">
        <w:r>
          <w:rPr>
            <w:rStyle w:val="Lienhypertexte"/>
          </w:rPr>
          <w:t>Msuya et al., 2022</w:t>
        </w:r>
      </w:hyperlink>
      <w:r>
        <w:t>). Since these estimates, production has reportedly increased, largely driven by the expansion of private compa</w:t>
      </w:r>
      <w:r>
        <w:t>nies such as Nosy Boraha Seaweed (NBS) and Sovalg in the Sainte-Marie lagoon (</w:t>
      </w:r>
      <w:hyperlink w:anchor="bibref_6" w:history="1">
        <w:r>
          <w:rPr>
            <w:rStyle w:val="Lienhypertexte"/>
          </w:rPr>
          <w:t>Urbina-Barreto et al., 2026</w:t>
        </w:r>
      </w:hyperlink>
      <w:r>
        <w:t xml:space="preserve">). With an export biomass of 22,000 t FW of Kappaphycus in 2025, it is now the leading production area, accounting for 43% </w:t>
      </w:r>
      <w:r>
        <w:t>of national production (S. Jan, pers. comm.).</w:t>
      </w:r>
    </w:p>
    <w:p w14:paraId="6F8720A1" w14:textId="77777777" w:rsidR="00AA48F8" w:rsidRDefault="006932B0">
      <w:pPr>
        <w:pStyle w:val="Corpsdetexte"/>
      </w:pPr>
      <w:r>
        <w:t>In Eastern Africa, the cultivation method uses off-bottom and long-line systems with a relatively short cultivation cycle ranging from 35 to 45 days, which is one of the main reasons for its economic attractive</w:t>
      </w:r>
      <w:r>
        <w:t>ness to small-scale farmers (</w:t>
      </w:r>
      <w:hyperlink w:anchor="bibref_5" w:history="1">
        <w:r>
          <w:rPr>
            <w:rStyle w:val="Lienhypertexte"/>
          </w:rPr>
          <w:t>Msuya et al., 2022</w:t>
        </w:r>
      </w:hyperlink>
      <w:r>
        <w:t xml:space="preserve">; </w:t>
      </w:r>
      <w:hyperlink w:anchor="bibref_6" w:history="1">
        <w:r>
          <w:rPr>
            <w:rStyle w:val="Lienhypertexte"/>
          </w:rPr>
          <w:t>Urbina-Barreto et al., 2026</w:t>
        </w:r>
      </w:hyperlink>
      <w:r>
        <w:t>). The NBS company, which has developed an innovative community-based aquaculture model, coordinates the management of off-b</w:t>
      </w:r>
      <w:r>
        <w:t>ottom cultivation plots (each plot is 40x12.5 m, with 100 cultivation lines) operated by approximately 120 farmers. Five technicians conduct weekly visual inspections to assess harvest readiness across more than 700 cultivation plots, covering a farming ar</w:t>
      </w:r>
      <w:r>
        <w:t>ea of nearly 300 ha. At the end of the cultivation cycle, biomass can vary substantially among plots, typically ranging from 2 to 3 tons FW per plot. Given the scale of production, visual errors in plot-level biomass assessment can propagate into substanti</w:t>
      </w:r>
      <w:r>
        <w:t>al uncertainty in total harvest estimates. To address this challenge, the company seeks to optimise harvesting through precision farm-management techniques (</w:t>
      </w:r>
      <w:hyperlink w:anchor="bibref_7" w:history="1">
        <w:r>
          <w:rPr>
            <w:rStyle w:val="Lienhypertexte"/>
          </w:rPr>
          <w:t>Vadassery and Neish, 2024</w:t>
        </w:r>
      </w:hyperlink>
      <w:r>
        <w:t xml:space="preserve">). In this context, drones (Unoccupied Aerial </w:t>
      </w:r>
      <w:r>
        <w:t xml:space="preserve">Vehicle, UAV) offer a promising solution, as they can acquire highly detailed data at low altitudes that can be </w:t>
      </w:r>
      <w:r>
        <w:lastRenderedPageBreak/>
        <w:t>processed with machine-learning algorithms to produce high-precision maps (</w:t>
      </w:r>
      <w:hyperlink w:anchor="bibref_8" w:history="1">
        <w:r>
          <w:rPr>
            <w:rStyle w:val="Lienhypertexte"/>
          </w:rPr>
          <w:t>Joyce et al., 2023</w:t>
        </w:r>
      </w:hyperlink>
      <w:r>
        <w:t xml:space="preserve">; </w:t>
      </w:r>
      <w:hyperlink w:anchor="bibref_9" w:history="1">
        <w:r>
          <w:rPr>
            <w:rStyle w:val="Lienhypertexte"/>
          </w:rPr>
          <w:t>Oiry et al., 2025</w:t>
        </w:r>
      </w:hyperlink>
      <w:r>
        <w:t>).</w:t>
      </w:r>
    </w:p>
    <w:p w14:paraId="2DFBC410" w14:textId="79C4ED1B" w:rsidR="00AA48F8" w:rsidRDefault="006932B0">
      <w:pPr>
        <w:pStyle w:val="Corpsdetexte"/>
      </w:pPr>
      <w:r>
        <w:t>The use of drones has already been demonstrated as an effective approach for mapping Kappaphycus cultivation in regions such as Brazil, Indonesia, and Madagascar (</w:t>
      </w:r>
      <w:hyperlink w:anchor="bibref_10" w:history="1">
        <w:r>
          <w:rPr>
            <w:rStyle w:val="Lienhypertexte"/>
          </w:rPr>
          <w:t>Innocentini et al., 2024</w:t>
        </w:r>
      </w:hyperlink>
      <w:r>
        <w:t xml:space="preserve">; </w:t>
      </w:r>
      <w:hyperlink w:anchor="bibref_11" w:history="1">
        <w:r>
          <w:rPr>
            <w:rStyle w:val="Lienhypertexte"/>
          </w:rPr>
          <w:t>Nurdin et al., 2025</w:t>
        </w:r>
      </w:hyperlink>
      <w:r>
        <w:t xml:space="preserve">; </w:t>
      </w:r>
      <w:hyperlink w:anchor="bibref_6" w:history="1">
        <w:r>
          <w:rPr>
            <w:rStyle w:val="Lienhypertexte"/>
          </w:rPr>
          <w:t>Urbina-Barreto et al., 2026</w:t>
        </w:r>
      </w:hyperlink>
      <w:r>
        <w:t>). Their ultra-high spatial resolution, far exceeding that of satellite imagery, together with their operational flexibility for on-demand data acquisiti</w:t>
      </w:r>
      <w:r>
        <w:t xml:space="preserve">on, enables the mapping of areas in ways that satellites cannot achieve (Langford et al., 2021; </w:t>
      </w:r>
      <w:hyperlink w:anchor="bibref_13" w:history="1">
        <w:r>
          <w:rPr>
            <w:rStyle w:val="Lienhypertexte"/>
          </w:rPr>
          <w:t>Setyawidati et al., 2017</w:t>
        </w:r>
      </w:hyperlink>
      <w:r>
        <w:t xml:space="preserve">). While drone-based multispectral sensors allow for detailed </w:t>
      </w:r>
      <w:del w:id="1" w:author="Laurent BARILLÉ" w:date="2026-05-06T17:50:00Z">
        <w:r w:rsidDel="00C655D2">
          <w:delText xml:space="preserve">characterization </w:delText>
        </w:r>
      </w:del>
      <w:ins w:id="2" w:author="Laurent BARILLÉ" w:date="2026-05-06T17:50:00Z">
        <w:r w:rsidR="00C655D2">
          <w:t>characterisation</w:t>
        </w:r>
        <w:r w:rsidR="00C655D2">
          <w:t xml:space="preserve"> </w:t>
        </w:r>
      </w:ins>
      <w:r>
        <w:t>of target reflectance and ca</w:t>
      </w:r>
      <w:r>
        <w:t>n enhance the discrimination of vegetation types, their use typically involves complex processing workflows, large data volumes, and substantial computational requirements. These constraints limit their accessibility and operational deployment, particularl</w:t>
      </w:r>
      <w:r>
        <w:t>y for non-expert users and private companies seeking simple, robust, and cost-effective monitoring solutions. At very high spatial resolution, RGB imagery can nevertheless provide sufficient information to discriminate targets of interest within complex en</w:t>
      </w:r>
      <w:r>
        <w:t xml:space="preserve">vironments (Román et al., 2026). In Madagascar, </w:t>
      </w:r>
      <w:hyperlink w:anchor="bibref_6" w:history="1">
        <w:r>
          <w:rPr>
            <w:rStyle w:val="Lienhypertexte"/>
          </w:rPr>
          <w:t>Urbina-Barreto et al. (2026)</w:t>
        </w:r>
      </w:hyperlink>
      <w:r>
        <w:t xml:space="preserve"> showed that RGB imagery combined with Random Forest classification can accurately discriminate cultivated Kappaphycus. However, despite these promising</w:t>
      </w:r>
      <w:r>
        <w:t xml:space="preserve"> results, there remains a need for simplified, transferable, and operational workflows based on RGB drone imagery that can be readily adopted by non-expert users for routine monitoring of seaweed farming systems.</w:t>
      </w:r>
      <w:r>
        <w:br/>
        <w:t>*</w:t>
      </w:r>
      <w:r>
        <w:rPr>
          <w:b/>
          <w:bCs/>
        </w:rPr>
        <w:t>*</w:t>
      </w:r>
      <w:r>
        <w:t xml:space="preserve"> The objective of this study is to develo</w:t>
      </w:r>
      <w:r>
        <w:t>p an operational drone-based approach for estimating Kappaphycus biomass at the cultivation-plot scale prior to harvest. Using RGB imagery acquired during routine farming operations in the Sainte-Marie lagoon (Madagascar), we investigate the capacity of dr</w:t>
      </w:r>
      <w:r>
        <w:t xml:space="preserve">one-derived information to predict biomass and support precision monitoring. In addition, we aim to translate this </w:t>
      </w:r>
      <w:r>
        <w:lastRenderedPageBreak/>
        <w:t xml:space="preserve">approach into a standalone, open-source, </w:t>
      </w:r>
      <w:del w:id="3" w:author="Laurent BARILLÉ" w:date="2026-05-06T17:50:00Z">
        <w:r w:rsidDel="00C655D2">
          <w:delText xml:space="preserve">and user-friendly application designed to be </w:delText>
        </w:r>
      </w:del>
      <w:ins w:id="4" w:author="Laurent BARILLÉ" w:date="2026-05-06T17:50:00Z">
        <w:r w:rsidR="00C655D2">
          <w:t xml:space="preserve">user-friendly application </w:t>
        </w:r>
      </w:ins>
      <w:r>
        <w:t>directly accessible to aquaculture professionals.</w:t>
      </w:r>
    </w:p>
    <w:p w14:paraId="2E9D7228" w14:textId="57812ED3" w:rsidR="00AA48F8" w:rsidRDefault="006932B0">
      <w:pPr>
        <w:pStyle w:val="Titre1"/>
      </w:pPr>
      <w:bookmarkStart w:id="5" w:name="materiel-methods"/>
      <w:bookmarkEnd w:id="0"/>
      <w:r>
        <w:t xml:space="preserve">2. </w:t>
      </w:r>
      <w:del w:id="6" w:author="Laurent BARILLÉ" w:date="2026-05-06T17:50:00Z">
        <w:r w:rsidDel="00C655D2">
          <w:delText>Ma</w:delText>
        </w:r>
        <w:r w:rsidDel="00C655D2">
          <w:delText xml:space="preserve">teriel </w:delText>
        </w:r>
      </w:del>
      <w:ins w:id="7" w:author="Laurent BARILLÉ" w:date="2026-05-06T17:50:00Z">
        <w:r w:rsidR="00C655D2">
          <w:t>Materials</w:t>
        </w:r>
        <w:r w:rsidR="00C655D2">
          <w:t xml:space="preserve"> </w:t>
        </w:r>
      </w:ins>
      <w:r>
        <w:t>&amp; Methods</w:t>
      </w:r>
    </w:p>
    <w:p w14:paraId="693121ED" w14:textId="77777777" w:rsidR="00AA48F8" w:rsidRDefault="006932B0">
      <w:pPr>
        <w:pStyle w:val="Titre2"/>
      </w:pPr>
      <w:bookmarkStart w:id="8" w:name="study-site"/>
      <w:r>
        <w:t>2.1 Study site</w:t>
      </w:r>
    </w:p>
    <w:p w14:paraId="1CEF602F" w14:textId="4B2DDC8F" w:rsidR="00AA48F8" w:rsidRDefault="006932B0">
      <w:pPr>
        <w:pStyle w:val="FirstParagraph"/>
      </w:pPr>
      <w:r>
        <w:t>Sainte-Marie (also known as Nosy Boraha) is a small island located off the east coast of Madagascar in the Indian Ocean (</w:t>
      </w:r>
      <w:hyperlink w:anchor="fig-study-area-map">
        <w:r>
          <w:rPr>
            <w:rStyle w:val="Lienhypertexte"/>
          </w:rPr>
          <w:t>Figure 1</w:t>
        </w:r>
      </w:hyperlink>
      <w:r>
        <w:t xml:space="preserve"> A &amp; B). The study area is situated near the village o</w:t>
      </w:r>
      <w:r>
        <w:t xml:space="preserve">f Ankobahoba, on the eastern side of the island, within a narrow (15 km long × 1.5 km wide) and very shallow lagoon. Water depths generally range from &lt;1 to 5 m </w:t>
      </w:r>
      <w:ins w:id="9" w:author="Laurent BARILLÉ" w:date="2026-05-06T17:56:00Z">
        <w:r w:rsidR="00C655D2">
          <w:t>in channel</w:t>
        </w:r>
      </w:ins>
      <w:ins w:id="10" w:author="Laurent BARILLÉ" w:date="2026-05-06T17:57:00Z">
        <w:r w:rsidR="00C655D2">
          <w:t>s</w:t>
        </w:r>
      </w:ins>
      <w:ins w:id="11" w:author="Laurent BARILLÉ" w:date="2026-05-06T17:56:00Z">
        <w:r w:rsidR="00C655D2">
          <w:t xml:space="preserve"> </w:t>
        </w:r>
      </w:ins>
      <w:r>
        <w:t>at low tide (</w:t>
      </w:r>
      <w:hyperlink w:anchor="fig-study-area-map">
        <w:r>
          <w:rPr>
            <w:rStyle w:val="Lienhypertexte"/>
          </w:rPr>
          <w:t>Figure 1</w:t>
        </w:r>
      </w:hyperlink>
      <w:r>
        <w:t xml:space="preserve"> C). The lagoon is enclosed by a </w:t>
      </w:r>
      <w:r>
        <w:t>barrier reef and connected to the open ocean through several reef passes. Its total water volume is approximately 30.3 million cubic meters. Substrates are dominated by sand and coral rubble, supporting seagrass meadows, macroalgal beds, and patch reefs, w</w:t>
      </w:r>
      <w:r>
        <w:t>hich become increasingly frequent toward the reef front.</w:t>
      </w:r>
    </w:p>
    <w:p w14:paraId="2649B1CF" w14:textId="6518E9D1" w:rsidR="00AA48F8" w:rsidRDefault="006932B0">
      <w:pPr>
        <w:pStyle w:val="Corpsdetexte"/>
      </w:pPr>
      <w:r>
        <w:t xml:space="preserve">Aquaculture represents a major and expanding use of the eastern lagoon, where seaweed farming has become a key component of coastal livelihoods. The activity is dominated by the cultivation of </w:t>
      </w:r>
      <w:r w:rsidRPr="00C655D2">
        <w:rPr>
          <w:i/>
          <w:iCs/>
          <w:rPrChange w:id="12" w:author="Laurent BARILLÉ" w:date="2026-05-06T17:58:00Z">
            <w:rPr/>
          </w:rPrChange>
        </w:rPr>
        <w:t>Kappap</w:t>
      </w:r>
      <w:r w:rsidRPr="00C655D2">
        <w:rPr>
          <w:i/>
          <w:iCs/>
          <w:rPrChange w:id="13" w:author="Laurent BARILLÉ" w:date="2026-05-06T17:58:00Z">
            <w:rPr/>
          </w:rPrChange>
        </w:rPr>
        <w:t>hycus alvarezii</w:t>
      </w:r>
      <w:r>
        <w:t xml:space="preserve"> (“cottonii”), primarily concentrated in the northern sector of the lagoon. Farming is conducted using off-bottom longline techniques adapted to very shallow environments (</w:t>
      </w:r>
      <w:hyperlink w:anchor="fig-study-area-map">
        <w:r>
          <w:rPr>
            <w:rStyle w:val="Lienhypertexte"/>
          </w:rPr>
          <w:t>Figure 1</w:t>
        </w:r>
      </w:hyperlink>
      <w:r>
        <w:t xml:space="preserve"> D-F). Individual cu</w:t>
      </w:r>
      <w:r>
        <w:t xml:space="preserve">ltivation lines are approximately 10 m </w:t>
      </w:r>
      <w:del w:id="14" w:author="Laurent BARILLÉ" w:date="2026-05-06T17:58:00Z">
        <w:r w:rsidDel="00C655D2">
          <w:delText xml:space="preserve">in length and are arranged into plots comprising 100 lines, forming units of </w:delText>
        </w:r>
      </w:del>
      <w:ins w:id="15" w:author="Laurent BARILLÉ" w:date="2026-05-06T17:58:00Z">
        <w:r w:rsidR="00C655D2">
          <w:t xml:space="preserve">long and are arranged in plots comprising 100 lines, forming units of </w:t>
        </w:r>
      </w:ins>
      <w:r>
        <w:t xml:space="preserve">approximately 10 m × 40 m. A farm typically consists of six adjacent plots managed by a single farmer. </w:t>
      </w:r>
      <w:ins w:id="16" w:author="Laurent BARILLÉ" w:date="2026-05-07T09:35:00Z">
        <w:r w:rsidR="0039490D">
          <w:t>NBS company is coordinating the management of 726</w:t>
        </w:r>
      </w:ins>
      <w:ins w:id="17" w:author="Laurent BARILLÉ" w:date="2026-05-07T09:36:00Z">
        <w:r w:rsidR="0039490D">
          <w:t xml:space="preserve"> cultivation plots. </w:t>
        </w:r>
      </w:ins>
      <w:r>
        <w:t>While this activity provides an impor</w:t>
      </w:r>
      <w:r>
        <w:t xml:space="preserve">tant alternative source of income </w:t>
      </w:r>
      <w:del w:id="18" w:author="Laurent BARILLÉ" w:date="2026-05-07T09:25:00Z">
        <w:r w:rsidDel="00AE646A">
          <w:delText xml:space="preserve">in a context of declining fish stocks, it also contributes to </w:delText>
        </w:r>
        <w:r w:rsidDel="00AE646A">
          <w:lastRenderedPageBreak/>
          <w:delText>increasing</w:delText>
        </w:r>
      </w:del>
      <w:ins w:id="19" w:author="Laurent BARILLÉ" w:date="2026-05-07T09:25:00Z">
        <w:r w:rsidR="00AE646A">
          <w:t>amid declining fish stocks, it also contributes to increased</w:t>
        </w:r>
      </w:ins>
      <w:r>
        <w:t xml:space="preserve"> spatial competition with traditional fishing practices within this confined coastal system.</w:t>
      </w:r>
    </w:p>
    <w:p w14:paraId="743717A8" w14:textId="77777777" w:rsidR="00AA48F8" w:rsidRDefault="006932B0">
      <w:pPr>
        <w:pStyle w:val="Corpsdetexte"/>
      </w:pPr>
      <w:r>
        <w:t>More broadly, the lagoon is now included within the newly</w:t>
      </w:r>
      <w:r>
        <w:t xml:space="preserve"> established AMTP Sorkay (Marine and Terrestrial Protected Area), a large-scale conservation initiative (~265,000 ha) aimed at preserving the island’s marine biodiversity and promoting sustainable resource management through community-based governance.</w:t>
      </w:r>
    </w:p>
    <w:tbl>
      <w:tblPr>
        <w:tblStyle w:val="Table"/>
        <w:tblW w:w="5000" w:type="pct"/>
        <w:tblLayout w:type="fixed"/>
        <w:tblLook w:val="0000" w:firstRow="0" w:lastRow="0" w:firstColumn="0" w:lastColumn="0" w:noHBand="0" w:noVBand="0"/>
      </w:tblPr>
      <w:tblGrid>
        <w:gridCol w:w="9360"/>
      </w:tblGrid>
      <w:tr w:rsidR="00AA48F8" w14:paraId="78D77062" w14:textId="77777777">
        <w:tc>
          <w:tcPr>
            <w:tcW w:w="7920" w:type="dxa"/>
          </w:tcPr>
          <w:p w14:paraId="0093707C" w14:textId="77777777" w:rsidR="00AA48F8" w:rsidRDefault="006932B0">
            <w:pPr>
              <w:pStyle w:val="Compact"/>
              <w:jc w:val="center"/>
            </w:pPr>
            <w:bookmarkStart w:id="20" w:name="fig-study-area-map"/>
            <w:bookmarkStart w:id="21" w:name="cell-fig-study-area-map"/>
            <w:r>
              <w:rPr>
                <w:noProof/>
              </w:rPr>
              <w:drawing>
                <wp:inline distT="0" distB="0" distL="0" distR="0" wp14:anchorId="74DCCA9B" wp14:editId="55559E3C">
                  <wp:extent cx="5943600" cy="585439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study_area.png"/>
                          <pic:cNvPicPr>
                            <a:picLocks noChangeAspect="1" noChangeArrowheads="1"/>
                          </pic:cNvPicPr>
                        </pic:nvPicPr>
                        <pic:blipFill>
                          <a:blip r:embed="rId7"/>
                          <a:stretch>
                            <a:fillRect/>
                          </a:stretch>
                        </pic:blipFill>
                        <pic:spPr bwMode="auto">
                          <a:xfrm>
                            <a:off x="0" y="0"/>
                            <a:ext cx="5943600" cy="5854390"/>
                          </a:xfrm>
                          <a:prstGeom prst="rect">
                            <a:avLst/>
                          </a:prstGeom>
                          <a:noFill/>
                          <a:ln w="9525">
                            <a:noFill/>
                            <a:headEnd/>
                            <a:tailEnd/>
                          </a:ln>
                        </pic:spPr>
                      </pic:pic>
                    </a:graphicData>
                  </a:graphic>
                </wp:inline>
              </w:drawing>
            </w:r>
          </w:p>
          <w:p w14:paraId="334F009E" w14:textId="6426B3B8" w:rsidR="00AA48F8" w:rsidRDefault="006932B0">
            <w:pPr>
              <w:pStyle w:val="ImageCaption"/>
              <w:spacing w:before="200"/>
            </w:pPr>
            <w:r>
              <w:lastRenderedPageBreak/>
              <w:t xml:space="preserve">Figure 1: Study area location. </w:t>
            </w:r>
            <w:commentRangeStart w:id="22"/>
            <w:r>
              <w:t xml:space="preserve">(A) </w:t>
            </w:r>
            <w:commentRangeEnd w:id="22"/>
            <w:r w:rsidR="00C655D2">
              <w:rPr>
                <w:rStyle w:val="Marquedecommentaire"/>
                <w:i w:val="0"/>
              </w:rPr>
              <w:commentReference w:id="22"/>
            </w:r>
            <w:r>
              <w:t>Madagascar with Sainte Marie indicated by a red square, and a Sainte Marie Island inset showing the study area with a red square; (B) Northernmost part of the lagoon showing a Sentinel-2 derived depth map (image date: 202</w:t>
            </w:r>
            <w:r>
              <w:t xml:space="preserve">5-08-02), culture-plot cadaster of the Nosy Boraha Seaweed company at the 1st of December 2025, study-area boundary, and a drone-image inset on </w:t>
            </w:r>
            <w:commentRangeStart w:id="23"/>
            <w:r>
              <w:t xml:space="preserve">the </w:t>
            </w:r>
            <w:r>
              <w:rPr>
                <w:rStyle w:val="VerbatimChar"/>
              </w:rPr>
              <w:t>zoom_studysite</w:t>
            </w:r>
            <w:r>
              <w:t xml:space="preserve"> polygon</w:t>
            </w:r>
            <w:commentRangeEnd w:id="23"/>
            <w:r w:rsidR="00C655D2">
              <w:rPr>
                <w:rStyle w:val="Marquedecommentaire"/>
                <w:i w:val="0"/>
              </w:rPr>
              <w:commentReference w:id="23"/>
            </w:r>
            <w:r>
              <w:t xml:space="preserve">; (C) Field picture of the study area showing cottonii culture inside of the lagoon; </w:t>
            </w:r>
            <w:commentRangeStart w:id="24"/>
            <w:r>
              <w:t>(</w:t>
            </w:r>
            <w:r>
              <w:t xml:space="preserve">D) nadir field photograph of a cultivation plot; </w:t>
            </w:r>
            <w:commentRangeEnd w:id="24"/>
            <w:r w:rsidR="00C655D2">
              <w:rPr>
                <w:rStyle w:val="Marquedecommentaire"/>
                <w:i w:val="0"/>
              </w:rPr>
              <w:commentReference w:id="24"/>
            </w:r>
            <w:commentRangeStart w:id="25"/>
            <w:r>
              <w:t>(E</w:t>
            </w:r>
            <w:commentRangeEnd w:id="25"/>
            <w:r w:rsidR="00C655D2">
              <w:rPr>
                <w:rStyle w:val="Marquedecommentaire"/>
                <w:i w:val="0"/>
              </w:rPr>
              <w:commentReference w:id="25"/>
            </w:r>
            <w:r>
              <w:t xml:space="preserve">) </w:t>
            </w:r>
            <w:del w:id="26" w:author="Laurent BARILLÉ" w:date="2026-05-06T17:54:00Z">
              <w:r w:rsidDel="00C655D2">
                <w:delText>additional field photograph of the cultivation system</w:delText>
              </w:r>
            </w:del>
            <w:ins w:id="27" w:author="Laurent BARILLÉ" w:date="2026-05-06T17:54:00Z">
              <w:r w:rsidR="00C655D2">
                <w:t>Underwater view of the off-bottom cultivation lines</w:t>
              </w:r>
            </w:ins>
            <w:r>
              <w:t>.</w:t>
            </w:r>
          </w:p>
        </w:tc>
        <w:bookmarkEnd w:id="20"/>
      </w:tr>
    </w:tbl>
    <w:p w14:paraId="7BFF53C6" w14:textId="77777777" w:rsidR="00AA48F8" w:rsidRDefault="006932B0">
      <w:pPr>
        <w:pStyle w:val="Titre2"/>
      </w:pPr>
      <w:bookmarkStart w:id="28" w:name="data-collection-pre-processing"/>
      <w:bookmarkEnd w:id="8"/>
      <w:bookmarkEnd w:id="21"/>
      <w:r>
        <w:lastRenderedPageBreak/>
        <w:t>2.2 Data collection &amp; pre-processing</w:t>
      </w:r>
    </w:p>
    <w:p w14:paraId="0D3DD861" w14:textId="77777777" w:rsidR="00AA48F8" w:rsidRDefault="006932B0">
      <w:pPr>
        <w:pStyle w:val="Titre3"/>
      </w:pPr>
      <w:bookmarkStart w:id="29" w:name="freshweight-of-harvested-seaweed"/>
      <w:r>
        <w:t>2.2.1 Freshweight of harvested seaweed</w:t>
      </w:r>
    </w:p>
    <w:p w14:paraId="18A2C80C" w14:textId="4C81C1FD" w:rsidR="00AA48F8" w:rsidRDefault="006932B0">
      <w:pPr>
        <w:pStyle w:val="FirstParagraph"/>
      </w:pPr>
      <w:r>
        <w:t>Between the 1</w:t>
      </w:r>
      <w:r w:rsidRPr="00F4622B">
        <w:rPr>
          <w:vertAlign w:val="superscript"/>
          <w:rPrChange w:id="30" w:author="Laurent BARILLÉ" w:date="2026-05-06T18:00:00Z">
            <w:rPr/>
          </w:rPrChange>
        </w:rPr>
        <w:t>st</w:t>
      </w:r>
      <w:r>
        <w:t xml:space="preserve"> and the 5t</w:t>
      </w:r>
      <w:r w:rsidRPr="00F4622B">
        <w:rPr>
          <w:vertAlign w:val="superscript"/>
          <w:rPrChange w:id="31" w:author="Laurent BARILLÉ" w:date="2026-05-06T18:00:00Z">
            <w:rPr/>
          </w:rPrChange>
        </w:rPr>
        <w:t xml:space="preserve">h </w:t>
      </w:r>
      <w:r>
        <w:t xml:space="preserve">of December 2025, </w:t>
      </w:r>
      <w:del w:id="32" w:author="Laurent BARILLÉ" w:date="2026-05-07T09:25:00Z">
        <w:r w:rsidDel="00AE646A">
          <w:delText xml:space="preserve">we conducted </w:delText>
        </w:r>
      </w:del>
      <w:r>
        <w:t>a field camp</w:t>
      </w:r>
      <w:r>
        <w:t xml:space="preserve">aign </w:t>
      </w:r>
      <w:ins w:id="33" w:author="Laurent BARILLÉ" w:date="2026-05-07T09:25:00Z">
        <w:r w:rsidR="00AE646A">
          <w:t xml:space="preserve">was conducted </w:t>
        </w:r>
      </w:ins>
      <w:r>
        <w:t xml:space="preserve">to collect </w:t>
      </w:r>
      <w:r w:rsidRPr="00F4622B">
        <w:rPr>
          <w:i/>
          <w:iCs/>
          <w:rPrChange w:id="34" w:author="Laurent BARILLÉ" w:date="2026-05-06T18:00:00Z">
            <w:rPr/>
          </w:rPrChange>
        </w:rPr>
        <w:t>in situ</w:t>
      </w:r>
      <w:r>
        <w:t xml:space="preserve"> data on the harvested biomass of </w:t>
      </w:r>
      <w:r>
        <w:rPr>
          <w:i/>
          <w:iCs/>
        </w:rPr>
        <w:t>Kappaphycus alvarezii</w:t>
      </w:r>
      <w:r>
        <w:t xml:space="preserve"> cultures within the study area. The planning of harvesting </w:t>
      </w:r>
      <w:del w:id="35" w:author="Laurent BARILLÉ" w:date="2026-05-06T18:00:00Z">
        <w:r w:rsidDel="00F4622B">
          <w:delText>have been</w:delText>
        </w:r>
      </w:del>
      <w:ins w:id="36" w:author="Laurent BARILLÉ" w:date="2026-05-06T18:00:00Z">
        <w:r w:rsidR="00F4622B">
          <w:t>was</w:t>
        </w:r>
      </w:ins>
      <w:r>
        <w:t xml:space="preserve"> established a few days before the harvesting period, allowing to select and identify </w:t>
      </w:r>
      <w:r>
        <w:rPr>
          <w:b/>
          <w:bCs/>
        </w:rPr>
        <w:t>X</w:t>
      </w:r>
      <w:r>
        <w:t xml:space="preserve"> cultivation plot that</w:t>
      </w:r>
      <w:r>
        <w:t xml:space="preserve"> will be harvested in the upcoming days. The harvesting process was </w:t>
      </w:r>
      <w:del w:id="37" w:author="Laurent BARILLÉ" w:date="2026-05-07T09:26:00Z">
        <w:r w:rsidDel="00AE646A">
          <w:delText xml:space="preserve">conducted </w:delText>
        </w:r>
      </w:del>
      <w:ins w:id="38" w:author="Laurent BARILLÉ" w:date="2026-05-07T09:26:00Z">
        <w:r w:rsidR="00AE646A">
          <w:t>operated</w:t>
        </w:r>
        <w:r w:rsidR="00AE646A">
          <w:t xml:space="preserve"> </w:t>
        </w:r>
      </w:ins>
      <w:r>
        <w:t xml:space="preserve">by the farmers of the Nosy Boraha Seaweed Company, following their usual practices. Each plot was harvested by detaching </w:t>
      </w:r>
      <w:del w:id="39" w:author="Laurent BARILLÉ" w:date="2026-05-07T09:26:00Z">
        <w:r w:rsidDel="0039490D">
          <w:delText>cultivation lines of the entire cultivation plot (</w:delText>
        </w:r>
        <w:r w:rsidDel="0039490D">
          <w:fldChar w:fldCharType="begin"/>
        </w:r>
        <w:r w:rsidDel="0039490D">
          <w:delInstrText xml:space="preserve"> HYPE</w:delInstrText>
        </w:r>
        <w:r w:rsidDel="0039490D">
          <w:delInstrText xml:space="preserve">RLINK \l "fig-data-collection" \h </w:delInstrText>
        </w:r>
        <w:r w:rsidDel="0039490D">
          <w:fldChar w:fldCharType="separate"/>
        </w:r>
        <w:r w:rsidDel="0039490D">
          <w:rPr>
            <w:rStyle w:val="Lienhypertexte"/>
          </w:rPr>
          <w:delText>Figure 2</w:delText>
        </w:r>
        <w:r w:rsidDel="0039490D">
          <w:rPr>
            <w:rStyle w:val="Lienhypertexte"/>
          </w:rPr>
          <w:fldChar w:fldCharType="end"/>
        </w:r>
        <w:r w:rsidDel="0039490D">
          <w:delText xml:space="preserve"> A</w:delText>
        </w:r>
      </w:del>
      <w:ins w:id="40" w:author="Laurent BARILLÉ" w:date="2026-05-07T09:26:00Z">
        <w:r w:rsidR="0039490D">
          <w:t>the cultivation lines from the entire plot (Figure 2A</w:t>
        </w:r>
      </w:ins>
      <w:r>
        <w:t xml:space="preserve">). The harvested lines </w:t>
      </w:r>
      <w:r>
        <w:t>w</w:t>
      </w:r>
      <w:del w:id="41" w:author="Laurent BARILLÉ" w:date="2026-05-06T18:00:00Z">
        <w:r w:rsidDel="00F4622B">
          <w:delText>h</w:delText>
        </w:r>
      </w:del>
      <w:r>
        <w:t xml:space="preserve">ere then </w:t>
      </w:r>
      <w:del w:id="42" w:author="Laurent BARILLÉ" w:date="2026-05-06T18:01:00Z">
        <w:r w:rsidDel="00F4622B">
          <w:delText xml:space="preserve">places </w:delText>
        </w:r>
      </w:del>
      <w:ins w:id="43" w:author="Laurent BARILLÉ" w:date="2026-05-06T18:01:00Z">
        <w:r w:rsidR="00F4622B">
          <w:t>place</w:t>
        </w:r>
        <w:r w:rsidR="00F4622B">
          <w:t>d</w:t>
        </w:r>
        <w:r w:rsidR="00F4622B">
          <w:t xml:space="preserve"> </w:t>
        </w:r>
      </w:ins>
      <w:r>
        <w:t>on flat boats to be transported to the shore, where all the line</w:t>
      </w:r>
      <w:ins w:id="44" w:author="Laurent BARILLÉ" w:date="2026-05-06T18:01:00Z">
        <w:r w:rsidR="00F4622B">
          <w:t>s</w:t>
        </w:r>
      </w:ins>
      <w:r>
        <w:t xml:space="preserve"> of a single plot were weighted using a standard scale (</w:t>
      </w:r>
      <w:hyperlink w:anchor="fig-data-collection">
        <w:r>
          <w:rPr>
            <w:rStyle w:val="Lienhypertexte"/>
          </w:rPr>
          <w:t>Figure 2</w:t>
        </w:r>
      </w:hyperlink>
      <w:r>
        <w:t xml:space="preserve"> B &amp; C). Therefore</w:t>
      </w:r>
      <w:ins w:id="45" w:author="Laurent BARILLÉ" w:date="2026-05-06T18:01:00Z">
        <w:r w:rsidR="00F4622B">
          <w:t>,</w:t>
        </w:r>
      </w:ins>
      <w:r>
        <w:t xml:space="preserve"> a dataset of </w:t>
      </w:r>
      <w:ins w:id="46" w:author="Laurent BARILLÉ" w:date="2026-05-06T18:01:00Z">
        <w:r w:rsidR="00F4622B">
          <w:t xml:space="preserve">the </w:t>
        </w:r>
      </w:ins>
      <w:r>
        <w:t>fresh</w:t>
      </w:r>
      <w:ins w:id="47" w:author="Laurent BARILLÉ" w:date="2026-05-06T18:01:00Z">
        <w:r w:rsidR="00F4622B">
          <w:t xml:space="preserve"> </w:t>
        </w:r>
      </w:ins>
      <w:r>
        <w:t xml:space="preserve">weight of </w:t>
      </w:r>
      <w:del w:id="48" w:author="Laurent BARILLÉ" w:date="2026-05-06T18:02:00Z">
        <w:r w:rsidDel="00F4622B">
          <w:delText>the</w:delText>
        </w:r>
        <w:r w:rsidDel="00F4622B">
          <w:delText xml:space="preserve"> harvested biomass per plot was obtained, which</w:delText>
        </w:r>
      </w:del>
      <w:ins w:id="49" w:author="Laurent BARILLÉ" w:date="2026-05-06T18:02:00Z">
        <w:r w:rsidR="00F4622B">
          <w:t>harvested biomass per plot was obtained and</w:t>
        </w:r>
      </w:ins>
      <w:r>
        <w:t xml:space="preserve"> </w:t>
      </w:r>
      <w:del w:id="50" w:author="Laurent BARILLÉ" w:date="2026-05-06T18:02:00Z">
        <w:r w:rsidDel="00F4622B">
          <w:delText xml:space="preserve">will be </w:delText>
        </w:r>
      </w:del>
      <w:r>
        <w:t>used as reference data for the calibration and validation of the algorithm.</w:t>
      </w:r>
    </w:p>
    <w:tbl>
      <w:tblPr>
        <w:tblStyle w:val="Table"/>
        <w:tblW w:w="5000" w:type="pct"/>
        <w:tblLayout w:type="fixed"/>
        <w:tblLook w:val="0000" w:firstRow="0" w:lastRow="0" w:firstColumn="0" w:lastColumn="0" w:noHBand="0" w:noVBand="0"/>
      </w:tblPr>
      <w:tblGrid>
        <w:gridCol w:w="9360"/>
      </w:tblGrid>
      <w:tr w:rsidR="00AA48F8" w14:paraId="48478F7D" w14:textId="77777777">
        <w:tc>
          <w:tcPr>
            <w:tcW w:w="7920" w:type="dxa"/>
          </w:tcPr>
          <w:p w14:paraId="37E140C9" w14:textId="77777777" w:rsidR="00AA48F8" w:rsidRDefault="006932B0">
            <w:pPr>
              <w:pStyle w:val="Compact"/>
              <w:jc w:val="center"/>
            </w:pPr>
            <w:bookmarkStart w:id="51" w:name="fig-data-collection"/>
            <w:bookmarkStart w:id="52" w:name="cell-fig-data-collection"/>
            <w:r>
              <w:rPr>
                <w:noProof/>
              </w:rPr>
              <w:lastRenderedPageBreak/>
              <w:drawing>
                <wp:inline distT="0" distB="0" distL="0" distR="0" wp14:anchorId="50A43C70" wp14:editId="47AF69F5">
                  <wp:extent cx="5943600" cy="592582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data_collection.png"/>
                          <pic:cNvPicPr>
                            <a:picLocks noChangeAspect="1" noChangeArrowheads="1"/>
                          </pic:cNvPicPr>
                        </pic:nvPicPr>
                        <pic:blipFill>
                          <a:blip r:embed="rId12"/>
                          <a:stretch>
                            <a:fillRect/>
                          </a:stretch>
                        </pic:blipFill>
                        <pic:spPr bwMode="auto">
                          <a:xfrm>
                            <a:off x="0" y="0"/>
                            <a:ext cx="5943600" cy="5925822"/>
                          </a:xfrm>
                          <a:prstGeom prst="rect">
                            <a:avLst/>
                          </a:prstGeom>
                          <a:noFill/>
                          <a:ln w="9525">
                            <a:noFill/>
                            <a:headEnd/>
                            <a:tailEnd/>
                          </a:ln>
                        </pic:spPr>
                      </pic:pic>
                    </a:graphicData>
                  </a:graphic>
                </wp:inline>
              </w:drawing>
            </w:r>
          </w:p>
          <w:p w14:paraId="577F4359" w14:textId="77777777" w:rsidR="00AA48F8" w:rsidRDefault="006932B0">
            <w:pPr>
              <w:pStyle w:val="ImageCaption"/>
              <w:spacing w:before="200"/>
            </w:pPr>
            <w:r>
              <w:t>Figure 2: Data collection during harvesting. (A) Harvesters handling cul</w:t>
            </w:r>
            <w:r>
              <w:t>ture lines in the lagoon; (B) harvested lines loaded on a flat boat for transport to shore; (C) weighing of harvested biomass on shore; (D) drying of harvested biomass.</w:t>
            </w:r>
          </w:p>
        </w:tc>
        <w:bookmarkEnd w:id="51"/>
      </w:tr>
    </w:tbl>
    <w:p w14:paraId="7C58864C" w14:textId="77777777" w:rsidR="00AA48F8" w:rsidRDefault="006932B0">
      <w:pPr>
        <w:pStyle w:val="Titre3"/>
      </w:pPr>
      <w:bookmarkStart w:id="53" w:name="drone-surveys"/>
      <w:bookmarkEnd w:id="29"/>
      <w:bookmarkEnd w:id="52"/>
      <w:r>
        <w:t>2.2.2 Drone surveys</w:t>
      </w:r>
    </w:p>
    <w:p w14:paraId="6B251448" w14:textId="30872EAA" w:rsidR="00AA48F8" w:rsidRDefault="006932B0">
      <w:pPr>
        <w:pStyle w:val="FirstParagraph"/>
      </w:pPr>
      <w:r>
        <w:t xml:space="preserve">Seaweed harvesting in the lagoon is systematically </w:t>
      </w:r>
      <w:del w:id="54" w:author="Laurent BARILLÉ" w:date="2026-05-06T18:02:00Z">
        <w:r w:rsidDel="00F4622B">
          <w:delText xml:space="preserve">synchronized </w:delText>
        </w:r>
      </w:del>
      <w:ins w:id="55" w:author="Laurent BARILLÉ" w:date="2026-05-06T18:02:00Z">
        <w:r w:rsidR="00F4622B">
          <w:t>synchronised</w:t>
        </w:r>
        <w:r w:rsidR="00F4622B">
          <w:t xml:space="preserve"> </w:t>
        </w:r>
      </w:ins>
      <w:r>
        <w:t>wi</w:t>
      </w:r>
      <w:r>
        <w:t xml:space="preserve">th low tide, as </w:t>
      </w:r>
      <w:r>
        <w:t xml:space="preserve">reduced </w:t>
      </w:r>
      <w:r>
        <w:t xml:space="preserve">water levels facilitate access to the cultivation lines. </w:t>
      </w:r>
      <w:r>
        <w:t xml:space="preserve">During the survey period (1–5 December 2025), low tides occurred between 04:25 and 07:54 local </w:t>
      </w:r>
      <w:r>
        <w:lastRenderedPageBreak/>
        <w:t>time, with sunrise around 05:00</w:t>
      </w:r>
      <w:ins w:id="56" w:author="Laurent BARILLÉ" w:date="2026-05-07T09:30:00Z">
        <w:r w:rsidR="0039490D">
          <w:t>; water levels were less than 1 m during the flights</w:t>
        </w:r>
      </w:ins>
      <w:r>
        <w:t>. Unmanned aerial vehicle (UAV) surveys were cond</w:t>
      </w:r>
      <w:r>
        <w:t xml:space="preserve">ucted prior to the onset of daily harvesting activities, targeting cultivation plots scheduled for harvest </w:t>
      </w:r>
      <w:del w:id="57" w:author="Laurent BARILLÉ" w:date="2026-05-07T09:31:00Z">
        <w:r w:rsidDel="0039490D">
          <w:delText>on the same</w:delText>
        </w:r>
      </w:del>
      <w:ins w:id="58" w:author="Laurent BARILLÉ" w:date="2026-05-07T09:31:00Z">
        <w:r w:rsidR="0039490D">
          <w:t>that</w:t>
        </w:r>
      </w:ins>
      <w:r>
        <w:t xml:space="preserve"> day (</w:t>
      </w:r>
      <w:hyperlink w:anchor="fig-workflow">
        <w:r>
          <w:rPr>
            <w:rStyle w:val="Lienhypertexte"/>
          </w:rPr>
          <w:t>Figure 3</w:t>
        </w:r>
      </w:hyperlink>
      <w:r>
        <w:t xml:space="preserve"> </w:t>
      </w:r>
      <w:r>
        <w:t xml:space="preserve">- </w:t>
      </w:r>
      <w:commentRangeStart w:id="59"/>
      <w:r>
        <w:t>Green Polygon</w:t>
      </w:r>
      <w:commentRangeEnd w:id="59"/>
      <w:r w:rsidR="0039490D">
        <w:rPr>
          <w:rStyle w:val="Marquedecommentaire"/>
        </w:rPr>
        <w:commentReference w:id="59"/>
      </w:r>
      <w:r>
        <w:t xml:space="preserve">). Early-morning flights were necessary both to coordinate with harvesting operations and to </w:t>
      </w:r>
      <w:del w:id="60" w:author="Laurent BARILLÉ" w:date="2026-05-06T18:03:00Z">
        <w:r w:rsidDel="00F4622B">
          <w:delText xml:space="preserve">optimize </w:delText>
        </w:r>
      </w:del>
      <w:ins w:id="61" w:author="Laurent BARILLÉ" w:date="2026-05-06T18:03:00Z">
        <w:r w:rsidR="00F4622B">
          <w:t>optimise</w:t>
        </w:r>
        <w:r w:rsidR="00F4622B">
          <w:t xml:space="preserve"> </w:t>
        </w:r>
      </w:ins>
      <w:r>
        <w:t>imaging conditions. At this latitude (~ 16°S), solar elevation increases rapidly after sunrise, enhancing sun glint on the water surface an</w:t>
      </w:r>
      <w:r>
        <w:t xml:space="preserve">d degrading image quality over the cultivation structures. Conducting flights shortly after sunrise, combined with the use of a </w:t>
      </w:r>
      <w:r>
        <w:t>polari</w:t>
      </w:r>
      <w:del w:id="62" w:author="Laurent BARILLÉ" w:date="2026-05-06T18:03:00Z">
        <w:r w:rsidDel="00F4622B">
          <w:delText>z</w:delText>
        </w:r>
      </w:del>
      <w:r>
        <w:t>ing filter on the UAV camera, minimi</w:t>
      </w:r>
      <w:ins w:id="63" w:author="Laurent BARILLÉ" w:date="2026-05-06T18:03:00Z">
        <w:r w:rsidR="00F4622B">
          <w:t>s</w:t>
        </w:r>
      </w:ins>
      <w:del w:id="64" w:author="Laurent BARILLÉ" w:date="2026-05-06T18:03:00Z">
        <w:r w:rsidDel="00F4622B">
          <w:delText>z</w:delText>
        </w:r>
      </w:del>
      <w:r>
        <w:t>ed</w:t>
      </w:r>
      <w:r>
        <w:t xml:space="preserve"> sun glint and enabled the acquisition of high-quality imagery of the cultivation </w:t>
      </w:r>
      <w:r>
        <w:t xml:space="preserve">lines. Drone surveys were </w:t>
      </w:r>
      <w:r>
        <w:t xml:space="preserve">performed </w:t>
      </w:r>
      <w:r>
        <w:t>using a DJI Mavic 3 Enterprise, equipped with a 4/3 CMOS sensor and a 24 mm equivalent</w:t>
      </w:r>
      <w:r>
        <w:t xml:space="preserve"> lens. The UAV was flown at an altitude </w:t>
      </w:r>
      <w:ins w:id="65" w:author="Laurent BARILLÉ" w:date="2026-05-06T18:04:00Z">
        <w:r w:rsidR="00F4622B">
          <w:t xml:space="preserve">of </w:t>
        </w:r>
      </w:ins>
      <w:r>
        <w:t>50 m above ground level, resulting in a ground sampling distance of around 1.5 cm. Flight plan</w:t>
      </w:r>
      <w:r>
        <w:t>s were designed to cover the entire area of each targeted cultivation plot with 80% of front overlap and 70% side overlap. Imagery from each flight was processed using a structure-from-motion photogrammetry workflow implemented in Agisoft Metashape (v2.1.1</w:t>
      </w:r>
      <w:r>
        <w:t>) to generate orthomosaics. The same processing pipeline was consistently applied across all datasets. Initially, tie points were automatically identified both within individual images and across overlapping image pairs to construct a sparse point cloud. T</w:t>
      </w:r>
      <w:r>
        <w:t>his preliminary cloud was subsequently filtered based on reprojection error to eliminate low-quality or noisy points. A dense point cloud was then generated using multi-view stereo reconstruction. From this dense representation, a continuous surface was in</w:t>
      </w:r>
      <w:r>
        <w:t xml:space="preserve">terpolated to produce a digital surface model (DSM), which served as the geometric basis for </w:t>
      </w:r>
      <w:del w:id="66" w:author="Laurent BARILLÉ" w:date="2026-05-06T18:05:00Z">
        <w:r w:rsidDel="00F4622B">
          <w:delText>the</w:delText>
        </w:r>
      </w:del>
      <w:r>
        <w:t xml:space="preserve"> orthorectification and </w:t>
      </w:r>
      <w:ins w:id="67" w:author="Laurent BARILLÉ" w:date="2026-05-06T18:05:00Z">
        <w:r w:rsidR="00F4622B">
          <w:t xml:space="preserve">the generation of </w:t>
        </w:r>
      </w:ins>
      <w:r>
        <w:t>final orthomosaic</w:t>
      </w:r>
      <w:ins w:id="68" w:author="Laurent BARILLÉ" w:date="2026-05-06T18:05:00Z">
        <w:r w:rsidR="00F4622B">
          <w:t>.</w:t>
        </w:r>
      </w:ins>
      <w:del w:id="69" w:author="Laurent BARILLÉ" w:date="2026-05-06T18:05:00Z">
        <w:r w:rsidDel="00F4622B">
          <w:delText xml:space="preserve"> </w:delText>
        </w:r>
        <w:r w:rsidDel="00F4622B">
          <w:delText>generation.</w:delText>
        </w:r>
      </w:del>
    </w:p>
    <w:p w14:paraId="088805F8" w14:textId="77777777" w:rsidR="00AA48F8" w:rsidRDefault="006932B0">
      <w:pPr>
        <w:pStyle w:val="Titre3"/>
      </w:pPr>
      <w:bookmarkStart w:id="70" w:name="Xdc81c69dfe7bd2218463c6e60bd58c33bde0191"/>
      <w:bookmarkEnd w:id="53"/>
      <w:r>
        <w:lastRenderedPageBreak/>
        <w:t>2.2.3 Spatial heterogeneity of the algae production</w:t>
      </w:r>
    </w:p>
    <w:p w14:paraId="6559BFA7" w14:textId="7E6AFAD1" w:rsidR="00AA48F8" w:rsidRDefault="006932B0">
      <w:pPr>
        <w:pStyle w:val="FirstParagraph"/>
      </w:pPr>
      <w:r>
        <w:t xml:space="preserve">Because the production of </w:t>
      </w:r>
      <w:r w:rsidRPr="00571572">
        <w:rPr>
          <w:highlight w:val="yellow"/>
          <w:rPrChange w:id="71" w:author="Laurent BARILLÉ" w:date="2026-05-06T18:11:00Z">
            <w:rPr/>
          </w:rPrChange>
        </w:rPr>
        <w:t>algae</w:t>
      </w:r>
      <w:r>
        <w:t xml:space="preserve"> was not homogeneous ac</w:t>
      </w:r>
      <w:r>
        <w:t>ross the lagoon, being able to identify cultivation plot</w:t>
      </w:r>
      <w:ins w:id="72" w:author="Laurent BARILLÉ" w:date="2026-05-06T18:05:00Z">
        <w:r w:rsidR="00F4622B">
          <w:t>s</w:t>
        </w:r>
      </w:ins>
      <w:r>
        <w:t xml:space="preserve"> that are more productive </w:t>
      </w:r>
      <w:del w:id="73" w:author="Laurent BARILLÉ" w:date="2026-05-06T18:05:00Z">
        <w:r w:rsidDel="00F4622B">
          <w:delText xml:space="preserve">then </w:delText>
        </w:r>
      </w:del>
      <w:ins w:id="74" w:author="Laurent BARILLÉ" w:date="2026-05-06T18:05:00Z">
        <w:r w:rsidR="00F4622B">
          <w:t>than</w:t>
        </w:r>
        <w:r w:rsidR="00F4622B">
          <w:t xml:space="preserve"> </w:t>
        </w:r>
      </w:ins>
      <w:r>
        <w:t xml:space="preserve">others can help to better predict the production of each individual plot. The </w:t>
      </w:r>
      <w:del w:id="75" w:author="Laurent BARILLÉ" w:date="2026-05-06T18:08:00Z">
        <w:r w:rsidDel="00F4622B">
          <w:delText xml:space="preserve">total </w:delText>
        </w:r>
      </w:del>
      <w:r>
        <w:t xml:space="preserve">production of each individual plot of the year 2025 </w:t>
      </w:r>
      <w:del w:id="76" w:author="Laurent BARILLÉ" w:date="2026-05-06T18:06:00Z">
        <w:r w:rsidDel="00F4622B">
          <w:delText xml:space="preserve">have </w:delText>
        </w:r>
        <w:r w:rsidDel="00F4622B">
          <w:delText>been</w:delText>
        </w:r>
      </w:del>
      <w:ins w:id="77" w:author="Laurent BARILLÉ" w:date="2026-05-06T18:06:00Z">
        <w:r w:rsidR="00F4622B">
          <w:t>was</w:t>
        </w:r>
      </w:ins>
      <w:r>
        <w:t xml:space="preserve"> retrieved from the Nosy</w:t>
      </w:r>
      <w:r>
        <w:t xml:space="preserve"> Boraha seaweed company. </w:t>
      </w:r>
      <w:del w:id="78" w:author="Laurent BARILLÉ" w:date="2026-05-06T18:09:00Z">
        <w:r w:rsidR="00F4622B" w:rsidDel="00F4622B">
          <w:delText>It gathers,</w:delText>
        </w:r>
      </w:del>
      <w:ins w:id="79" w:author="Laurent BARILLÉ" w:date="2026-05-06T18:09:00Z">
        <w:r w:rsidR="00F4622B">
          <w:t>The dataset records</w:t>
        </w:r>
      </w:ins>
      <w:del w:id="80" w:author="Laurent BARILLÉ" w:date="2026-05-06T18:09:00Z">
        <w:r w:rsidR="00F4622B" w:rsidDel="00F4622B">
          <w:delText xml:space="preserve"> for each cultivation plot, </w:delText>
        </w:r>
      </w:del>
      <w:r w:rsidR="00F4622B">
        <w:t xml:space="preserve">the total fresh weight harvested </w:t>
      </w:r>
      <w:ins w:id="81" w:author="Laurent BARILLÉ" w:date="2026-05-07T09:37:00Z">
        <w:r w:rsidR="00D410B4">
          <w:t xml:space="preserve">per plot </w:t>
        </w:r>
      </w:ins>
      <w:r w:rsidR="00F4622B">
        <w:t>over the year across 6 or 7 cultivation cycles</w:t>
      </w:r>
      <w:r>
        <w:t xml:space="preserve">. Each cultivation plot is associated with a unique identifier, which </w:t>
      </w:r>
      <w:r>
        <w:t>allowed</w:t>
      </w:r>
      <w:r>
        <w:t xml:space="preserve"> </w:t>
      </w:r>
      <w:r>
        <w:t>production records to be matched to their corresponding spatia</w:t>
      </w:r>
      <w:r>
        <w:t xml:space="preserve">l location using the </w:t>
      </w:r>
      <w:del w:id="82" w:author="Laurent BARILLÉ" w:date="2026-05-07T09:37:00Z">
        <w:r w:rsidDel="00D410B4">
          <w:delText xml:space="preserve">lagoon </w:delText>
        </w:r>
      </w:del>
      <w:ins w:id="83" w:author="Laurent BARILLÉ" w:date="2026-05-07T09:37:00Z">
        <w:r w:rsidR="00D410B4">
          <w:t>seaweed-farming</w:t>
        </w:r>
        <w:r w:rsidR="00D410B4">
          <w:t xml:space="preserve"> </w:t>
        </w:r>
      </w:ins>
      <w:r>
        <w:t>cadaster.</w:t>
      </w:r>
      <w:r>
        <w:br/>
      </w:r>
      <w:commentRangeStart w:id="84"/>
      <w:r>
        <w:t>For each plot ID, the average and standard deviation of the daily algal production, in kilogram.day</w:t>
      </w:r>
      <w:r>
        <w:rPr>
          <w:vertAlign w:val="superscript"/>
        </w:rPr>
        <w:t>-1</w:t>
      </w:r>
      <w:r>
        <w:t>.line</w:t>
      </w:r>
      <w:r>
        <w:rPr>
          <w:vertAlign w:val="superscript"/>
        </w:rPr>
        <w:t>-1</w:t>
      </w:r>
      <w:r>
        <w:t xml:space="preserve"> was assessed.</w:t>
      </w:r>
      <w:commentRangeEnd w:id="84"/>
      <w:r w:rsidR="00571572">
        <w:rPr>
          <w:rStyle w:val="Marquedecommentaire"/>
        </w:rPr>
        <w:commentReference w:id="84"/>
      </w:r>
    </w:p>
    <w:p w14:paraId="3F1A4B3A" w14:textId="77777777" w:rsidR="00AA48F8" w:rsidRDefault="006932B0">
      <w:pPr>
        <w:pStyle w:val="Titre2"/>
      </w:pPr>
      <w:bookmarkStart w:id="85" w:name="random-forest-classification"/>
      <w:bookmarkEnd w:id="28"/>
      <w:bookmarkEnd w:id="70"/>
      <w:r>
        <w:t>2.3 Random Forest classification</w:t>
      </w:r>
    </w:p>
    <w:p w14:paraId="6EC4B693" w14:textId="4D6D32C5" w:rsidR="00AA48F8" w:rsidRDefault="006932B0">
      <w:pPr>
        <w:pStyle w:val="FirstParagraph"/>
      </w:pPr>
      <w:commentRangeStart w:id="86"/>
      <w:r w:rsidRPr="00571572">
        <w:rPr>
          <w:highlight w:val="yellow"/>
          <w:rPrChange w:id="87" w:author="Laurent BARILLÉ" w:date="2026-05-06T18:11:00Z">
            <w:rPr/>
          </w:rPrChange>
        </w:rPr>
        <w:t>Seaweed</w:t>
      </w:r>
      <w:r>
        <w:t xml:space="preserve"> </w:t>
      </w:r>
      <w:commentRangeEnd w:id="86"/>
      <w:r w:rsidR="00571572">
        <w:rPr>
          <w:rStyle w:val="Marquedecommentaire"/>
        </w:rPr>
        <w:commentReference w:id="86"/>
      </w:r>
      <w:r>
        <w:t>cultivation lines were identified from drone imagery u</w:t>
      </w:r>
      <w:r>
        <w:t xml:space="preserve">sing a Random Forest classifier. This ensemble learning method, originally introduced by </w:t>
      </w:r>
      <w:hyperlink w:anchor="bibref_15" w:history="1">
        <w:r>
          <w:rPr>
            <w:rStyle w:val="Lienhypertexte"/>
          </w:rPr>
          <w:t>Breiman (2001)</w:t>
        </w:r>
      </w:hyperlink>
      <w:r>
        <w:t xml:space="preserve"> combines multiple decision trees built through bootstrap aggregation (bagging) to improve predictive performance and robust</w:t>
      </w:r>
      <w:r>
        <w:t>ness. Random Forest has been widely applied in ecological remote sensing, including ecosystem mapping and aquaculture monitoring (</w:t>
      </w:r>
      <w:hyperlink w:anchor="bibref_17" w:history="1">
        <w:r>
          <w:rPr>
            <w:rStyle w:val="Lienhypertexte"/>
          </w:rPr>
          <w:t>Nurdin et al., 2023</w:t>
        </w:r>
      </w:hyperlink>
      <w:r>
        <w:t xml:space="preserve">; </w:t>
      </w:r>
      <w:hyperlink w:anchor="bibref_16" w:history="1">
        <w:r>
          <w:rPr>
            <w:rStyle w:val="Lienhypertexte"/>
          </w:rPr>
          <w:t>Oiry and Barillé, 2021</w:t>
        </w:r>
      </w:hyperlink>
      <w:r>
        <w:t>; Román et al., 2026). Th</w:t>
      </w:r>
      <w:r>
        <w:t>e approach relies on supervised classification, where the model is trained using labeled samples to learn relationships between predictor variables and target classes. At each iteration, a decision tree is constructed from a bootstrap sample of the trainin</w:t>
      </w:r>
      <w:r>
        <w:t xml:space="preserve">g dataset, while a random subset of predictor variables is considered at each split. This dual </w:t>
      </w:r>
      <w:del w:id="88" w:author="Laurent BARILLÉ" w:date="2026-05-06T18:12:00Z">
        <w:r w:rsidDel="00571572">
          <w:delText xml:space="preserve">randomization </w:delText>
        </w:r>
      </w:del>
      <w:ins w:id="89" w:author="Laurent BARILLÉ" w:date="2026-05-06T18:12:00Z">
        <w:r w:rsidR="00571572">
          <w:t>randomisation</w:t>
        </w:r>
        <w:r w:rsidR="00571572">
          <w:t xml:space="preserve"> </w:t>
        </w:r>
      </w:ins>
      <w:r>
        <w:t>reduces overfitting and allows the model to effectively handle non-linear relationships and collinearity among predictors. Final pixel-wise classif</w:t>
      </w:r>
      <w:r>
        <w:t>ication is obtained through majority voting across all trees, whereby each tree contributes a class prediction and the most frequent class is assigned to the pixel.</w:t>
      </w:r>
    </w:p>
    <w:p w14:paraId="0B9D22B0" w14:textId="2A160B94" w:rsidR="00AA48F8" w:rsidRDefault="006932B0">
      <w:pPr>
        <w:pStyle w:val="Corpsdetexte"/>
      </w:pPr>
      <w:r>
        <w:lastRenderedPageBreak/>
        <w:t>For model construction, training data were derived at the pixel level from polygons manuall</w:t>
      </w:r>
      <w:r>
        <w:t>y assigned to the target classes and overlaid on the drone orthomosaic (</w:t>
      </w:r>
      <w:hyperlink w:anchor="fig-workflow">
        <w:r>
          <w:rPr>
            <w:rStyle w:val="Lienhypertexte"/>
          </w:rPr>
          <w:t>Figure 3</w:t>
        </w:r>
      </w:hyperlink>
      <w:r>
        <w:t xml:space="preserve"> </w:t>
      </w:r>
      <w:commentRangeStart w:id="90"/>
      <w:del w:id="91" w:author="Laurent BARILLÉ" w:date="2026-05-06T18:14:00Z">
        <w:r w:rsidDel="00571572">
          <w:delText xml:space="preserve">- </w:delText>
        </w:r>
      </w:del>
      <w:r>
        <w:t xml:space="preserve">Orange </w:t>
      </w:r>
      <w:del w:id="92" w:author="Laurent BARILLÉ" w:date="2026-05-06T18:14:00Z">
        <w:r w:rsidDel="00571572">
          <w:delText>Polygon</w:delText>
        </w:r>
      </w:del>
      <w:commentRangeEnd w:id="90"/>
      <w:r w:rsidR="00571572">
        <w:rPr>
          <w:rStyle w:val="Marquedecommentaire"/>
        </w:rPr>
        <w:commentReference w:id="90"/>
      </w:r>
      <w:r>
        <w:t>). All valid pixels intersecting each polygon were extracted as individual training samples. Band values were scaled to a co</w:t>
      </w:r>
      <w:r>
        <w:t xml:space="preserve">mmon 0-1 range according to image bit depth before model fitting </w:t>
      </w:r>
      <w:del w:id="93" w:author="Laurent BARILLÉ" w:date="2026-05-06T18:15:00Z">
        <w:r w:rsidDel="00571572">
          <w:delText xml:space="preserve">in order </w:delText>
        </w:r>
      </w:del>
      <w:r>
        <w:t xml:space="preserve">to reduce </w:t>
      </w:r>
      <w:ins w:id="94" w:author="Laurent BARILLÉ" w:date="2026-05-06T18:15:00Z">
        <w:r w:rsidR="00571572">
          <w:t xml:space="preserve">the </w:t>
        </w:r>
      </w:ins>
      <w:r>
        <w:t>effect of brightness changes between flights. Class labels were taken directly from the polygon attribute table. To limit the effect of class imbalance, the number of pixel</w:t>
      </w:r>
      <w:r>
        <w:t xml:space="preserve">s per class was limited by down-sampling all classes to the size of the least represented class; when applied, sampling was performed without replacement using a fixed random seed. Model tuning was conducted by </w:t>
      </w:r>
      <w:del w:id="95" w:author="Laurent BARILLÉ" w:date="2026-05-06T18:15:00Z">
        <w:r w:rsidDel="00571572">
          <w:delText xml:space="preserve">randomized </w:delText>
        </w:r>
      </w:del>
      <w:ins w:id="96" w:author="Laurent BARILLÉ" w:date="2026-05-06T18:15:00Z">
        <w:r w:rsidR="00571572">
          <w:t>randomi</w:t>
        </w:r>
        <w:r w:rsidR="00571572">
          <w:t>s</w:t>
        </w:r>
        <w:r w:rsidR="00571572">
          <w:t xml:space="preserve">ed </w:t>
        </w:r>
      </w:ins>
      <w:r>
        <w:t>search over 20 hyperparameter comb</w:t>
      </w:r>
      <w:r>
        <w:t>inations, including the number of trees (200-600), maximum tree depth (10, 20, 30, or unrestricted), minimum number of samples per terminal node (1, 2, or 4). Candidate models were evaluated using stratified cross-validation with up to five folds, with the</w:t>
      </w:r>
      <w:r>
        <w:t xml:space="preserve"> exact number of folds constrained by the size of the least represented class, and balanced accuracy was used as the </w:t>
      </w:r>
      <w:del w:id="97" w:author="Laurent BARILLÉ" w:date="2026-05-06T18:15:00Z">
        <w:r w:rsidDel="00571572">
          <w:delText xml:space="preserve">optimization </w:delText>
        </w:r>
      </w:del>
      <w:ins w:id="98" w:author="Laurent BARILLÉ" w:date="2026-05-06T18:15:00Z">
        <w:r w:rsidR="00571572">
          <w:t>optimisation</w:t>
        </w:r>
        <w:r w:rsidR="00571572">
          <w:t xml:space="preserve"> </w:t>
        </w:r>
      </w:ins>
      <w:r>
        <w:t>criterion. The final classifier corresponded to the hyperparameter set that produced the highest cross-validated balanced accu</w:t>
      </w:r>
      <w:r>
        <w:t xml:space="preserve">racy, and internal model performance was </w:t>
      </w:r>
      <w:del w:id="99" w:author="Laurent BARILLÉ" w:date="2026-05-06T18:15:00Z">
        <w:r w:rsidDel="00571572">
          <w:delText xml:space="preserve">summarized </w:delText>
        </w:r>
      </w:del>
      <w:ins w:id="100" w:author="Laurent BARILLÉ" w:date="2026-05-06T18:15:00Z">
        <w:r w:rsidR="00571572">
          <w:t>summarised</w:t>
        </w:r>
        <w:r w:rsidR="00571572">
          <w:t xml:space="preserve"> </w:t>
        </w:r>
      </w:ins>
      <w:r>
        <w:t>using a cross-validated confusion matrix. The retained Random Forest model comprised 500 trees, a maximum tree depth of 20,and a minimum of four samples per terminal node.</w:t>
      </w:r>
    </w:p>
    <w:p w14:paraId="26486207" w14:textId="46F34B65" w:rsidR="00AA48F8" w:rsidRDefault="006932B0">
      <w:pPr>
        <w:pStyle w:val="Corpsdetexte"/>
      </w:pPr>
      <w:commentRangeStart w:id="101"/>
      <w:r>
        <w:t>This classification represents t</w:t>
      </w:r>
      <w:r>
        <w:t xml:space="preserve">he first step of the MadaKapPy workflow, enabling the identification of seaweed pixels </w:t>
      </w:r>
      <w:del w:id="102" w:author="Laurent BARILLÉ" w:date="2026-05-06T18:16:00Z">
        <w:r w:rsidDel="00571572">
          <w:delText>used to estimate</w:delText>
        </w:r>
      </w:del>
      <w:ins w:id="103" w:author="Laurent BARILLÉ" w:date="2026-05-06T18:16:00Z">
        <w:r w:rsidR="00571572">
          <w:t>for estimating</w:t>
        </w:r>
      </w:ins>
      <w:r>
        <w:t xml:space="preserve"> the area covered within each cultivation plot</w:t>
      </w:r>
      <w:ins w:id="104" w:author="Laurent BARILLÉ" w:date="2026-05-06T18:16:00Z">
        <w:r w:rsidR="00571572">
          <w:t xml:space="preserve"> (Figure 3)</w:t>
        </w:r>
      </w:ins>
      <w:r>
        <w:t>.</w:t>
      </w:r>
      <w:commentRangeEnd w:id="101"/>
      <w:r w:rsidR="00D82CA9">
        <w:rPr>
          <w:rStyle w:val="Marquedecommentaire"/>
        </w:rPr>
        <w:commentReference w:id="101"/>
      </w:r>
    </w:p>
    <w:p w14:paraId="41E560D6" w14:textId="77777777" w:rsidR="00AA48F8" w:rsidRDefault="006932B0">
      <w:pPr>
        <w:pStyle w:val="Titre3"/>
      </w:pPr>
      <w:bookmarkStart w:id="105" w:name="model-building"/>
      <w:r>
        <w:t>2.3.1 Model building</w:t>
      </w:r>
    </w:p>
    <w:p w14:paraId="17C0D7B9" w14:textId="224F2D47" w:rsidR="00AA48F8" w:rsidRDefault="006932B0">
      <w:pPr>
        <w:pStyle w:val="FirstParagraph"/>
      </w:pPr>
      <w:r>
        <w:t>The training dataset was generated through manual photo-interpretation of drone imag</w:t>
      </w:r>
      <w:r>
        <w:t xml:space="preserve">ery by three independent operators. Homogeneous areas were delineated and </w:t>
      </w:r>
      <w:r>
        <w:lastRenderedPageBreak/>
        <w:t xml:space="preserve">assigned to one of three classes: (i) seaweed cultivation (including both green and brown </w:t>
      </w:r>
      <w:ins w:id="106" w:author="Laurent BARILLÉ" w:date="2026-05-07T09:39:00Z">
        <w:r w:rsidR="00D82CA9">
          <w:t>Ka</w:t>
        </w:r>
      </w:ins>
      <w:ins w:id="107" w:author="Laurent BARILLÉ" w:date="2026-05-07T09:40:00Z">
        <w:r w:rsidR="00D82CA9">
          <w:t xml:space="preserve">ppaphycus </w:t>
        </w:r>
      </w:ins>
      <w:r>
        <w:t>morphotypes), (ii) bottom substrate (comprising bare sediment and coral reef), and (iii) bot</w:t>
      </w:r>
      <w:r>
        <w:t>tom vegetation (macrophytes naturally occurring within the lagoon). This multi-operator approach was adopted to improve the robustness and consistency of the training dataset while reducing potential bias associated with individual operators.</w:t>
      </w:r>
    </w:p>
    <w:p w14:paraId="5C208FD9" w14:textId="77777777" w:rsidR="00AA48F8" w:rsidRDefault="006932B0">
      <w:pPr>
        <w:pStyle w:val="Titre3"/>
      </w:pPr>
      <w:bookmarkStart w:id="108" w:name="model-validation"/>
      <w:bookmarkEnd w:id="105"/>
      <w:r>
        <w:t>2.3.2 Model v</w:t>
      </w:r>
      <w:r>
        <w:t>alidation</w:t>
      </w:r>
    </w:p>
    <w:p w14:paraId="683B6826" w14:textId="77777777" w:rsidR="00AA48F8" w:rsidRDefault="006932B0">
      <w:pPr>
        <w:pStyle w:val="FirstParagraph"/>
      </w:pPr>
      <w:r>
        <w:t>???</w:t>
      </w:r>
    </w:p>
    <w:p w14:paraId="4A175E5C" w14:textId="77777777" w:rsidR="00AA48F8" w:rsidRDefault="006932B0">
      <w:pPr>
        <w:pStyle w:val="Titre2"/>
      </w:pPr>
      <w:bookmarkStart w:id="109" w:name="neural-network-from-area-to-biomass"/>
      <w:bookmarkEnd w:id="85"/>
      <w:bookmarkEnd w:id="108"/>
      <w:r>
        <w:t>2.4 Neural Network, From area to Biomass</w:t>
      </w:r>
    </w:p>
    <w:p w14:paraId="7D8BC01E" w14:textId="77777777" w:rsidR="00AA48F8" w:rsidRDefault="006932B0">
      <w:pPr>
        <w:pStyle w:val="FirstParagraph"/>
      </w:pPr>
      <w:r>
        <w:t xml:space="preserve">Estimating </w:t>
      </w:r>
      <w:r w:rsidRPr="00D82CA9">
        <w:rPr>
          <w:i/>
          <w:iCs/>
          <w:rPrChange w:id="110" w:author="Laurent BARILLÉ" w:date="2026-05-07T09:40:00Z">
            <w:rPr/>
          </w:rPrChange>
        </w:rPr>
        <w:t>in situ</w:t>
      </w:r>
      <w:r>
        <w:t xml:space="preserve"> seaweed biomass from drone imagery cannot rely on a simple univariate relationship. First, the relationship between surface area and biomass is inherently non-linear, as biomass scal</w:t>
      </w:r>
      <w:r>
        <w:t>es with volume rather than area. Second, for a given surface coverage, variations in vertical growth (</w:t>
      </w:r>
      <w:r w:rsidRPr="00D82CA9">
        <w:rPr>
          <w:i/>
          <w:iCs/>
          <w:rPrChange w:id="111" w:author="Laurent BARILLÉ" w:date="2026-05-07T09:40:00Z">
            <w:rPr/>
          </w:rPrChange>
        </w:rPr>
        <w:t>i.e.,</w:t>
      </w:r>
      <w:r>
        <w:t xml:space="preserve"> canopy thickness) can lead to substantial differences in biomass while remaining indistinguishable in nadir imagery. Third, biomass production may v</w:t>
      </w:r>
      <w:r>
        <w:t xml:space="preserve">ary independently of areal extent due to factors such </w:t>
      </w:r>
      <w:commentRangeStart w:id="112"/>
      <w:r>
        <w:t>as epiphyte presence on cultivation lines, which can reduce overall productivity without necessarily affecting the observed surface coverage.</w:t>
      </w:r>
      <w:commentRangeEnd w:id="112"/>
      <w:r w:rsidR="00D82CA9">
        <w:rPr>
          <w:rStyle w:val="Marquedecommentaire"/>
        </w:rPr>
        <w:commentReference w:id="112"/>
      </w:r>
    </w:p>
    <w:p w14:paraId="755630C9" w14:textId="72FDDED8" w:rsidR="00AA48F8" w:rsidRDefault="006932B0">
      <w:pPr>
        <w:pStyle w:val="Corpsdetexte"/>
      </w:pPr>
      <w:r>
        <w:t>To account for these sources of variability, a multivariate modeling approach was adopted based on a neural network framework (</w:t>
      </w:r>
      <w:hyperlink w:anchor="fig-workflow">
        <w:r>
          <w:rPr>
            <w:rStyle w:val="Lienhypertexte"/>
          </w:rPr>
          <w:t>Figure 3</w:t>
        </w:r>
      </w:hyperlink>
      <w:r>
        <w:t xml:space="preserve"> - Yellow </w:t>
      </w:r>
      <w:del w:id="113" w:author="Laurent BARILLÉ" w:date="2026-05-07T09:44:00Z">
        <w:r w:rsidDel="00D82CA9">
          <w:delText>Polygon</w:delText>
        </w:r>
      </w:del>
      <w:ins w:id="114" w:author="Laurent BARILLÉ" w:date="2026-05-07T09:44:00Z">
        <w:r w:rsidR="00D82CA9">
          <w:t>sector</w:t>
        </w:r>
      </w:ins>
      <w:r>
        <w:t>). Biomass was estimated as a function of several complementary predi</w:t>
      </w:r>
      <w:r>
        <w:t>ctors:</w:t>
      </w:r>
    </w:p>
    <w:p w14:paraId="069A92D2" w14:textId="77777777" w:rsidR="00AA48F8" w:rsidRDefault="006932B0">
      <w:pPr>
        <w:pStyle w:val="Corpsdetexte"/>
      </w:pPr>
      <m:oMathPara>
        <m:oMathParaPr>
          <m:jc m:val="center"/>
        </m:oMathParaPr>
        <m:oMath>
          <m:r>
            <w:rPr>
              <w:rFonts w:ascii="Cambria Math" w:hAnsi="Cambria Math"/>
            </w:rPr>
            <m:t>Estimate</m:t>
          </m:r>
          <m:sSub>
            <m:sSubPr>
              <m:ctrlPr>
                <w:rPr>
                  <w:rFonts w:ascii="Cambria Math" w:hAnsi="Cambria Math"/>
                </w:rPr>
              </m:ctrlPr>
            </m:sSubPr>
            <m:e>
              <m:r>
                <w:rPr>
                  <w:rFonts w:ascii="Cambria Math" w:hAnsi="Cambria Math"/>
                </w:rPr>
                <m:t>d</m:t>
              </m:r>
            </m:e>
            <m:sub>
              <m:r>
                <w:rPr>
                  <w:rFonts w:ascii="Cambria Math" w:hAnsi="Cambria Math"/>
                </w:rPr>
                <m:t>Biomass</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Are</m:t>
          </m:r>
          <m:sSub>
            <m:sSubPr>
              <m:ctrlPr>
                <w:rPr>
                  <w:rFonts w:ascii="Cambria Math" w:hAnsi="Cambria Math"/>
                </w:rPr>
              </m:ctrlPr>
            </m:sSubPr>
            <m:e>
              <m:r>
                <w:rPr>
                  <w:rFonts w:ascii="Cambria Math" w:hAnsi="Cambria Math"/>
                </w:rPr>
                <m:t>a</m:t>
              </m:r>
            </m:e>
            <m:sub>
              <m:r>
                <w:rPr>
                  <w:rFonts w:ascii="Cambria Math" w:hAnsi="Cambria Math"/>
                </w:rPr>
                <m:t>Seaweed</m:t>
              </m:r>
            </m:sub>
          </m:sSub>
          <m:r>
            <m:rPr>
              <m:sty m:val="p"/>
            </m:rPr>
            <w:rPr>
              <w:rFonts w:ascii="Cambria Math" w:hAnsi="Cambria Math"/>
            </w:rPr>
            <m:t>,</m:t>
          </m:r>
          <m:r>
            <w:rPr>
              <w:rFonts w:ascii="Cambria Math" w:hAnsi="Cambria Math"/>
            </w:rPr>
            <m:t>Densit</m:t>
          </m:r>
          <m:sSub>
            <m:sSubPr>
              <m:ctrlPr>
                <w:rPr>
                  <w:rFonts w:ascii="Cambria Math" w:hAnsi="Cambria Math"/>
                </w:rPr>
              </m:ctrlPr>
            </m:sSubPr>
            <m:e>
              <m:r>
                <w:rPr>
                  <w:rFonts w:ascii="Cambria Math" w:hAnsi="Cambria Math"/>
                </w:rPr>
                <m:t>y</m:t>
              </m:r>
            </m:e>
            <m:sub>
              <m:r>
                <w:rPr>
                  <w:rFonts w:ascii="Cambria Math" w:hAnsi="Cambria Math"/>
                </w:rPr>
                <m:t>Plot</m:t>
              </m:r>
            </m:sub>
          </m:sSub>
          <m:r>
            <m:rPr>
              <m:sty m:val="p"/>
            </m:rPr>
            <w:rPr>
              <w:rFonts w:ascii="Cambria Math" w:hAnsi="Cambria Math"/>
            </w:rPr>
            <m:t>,</m:t>
          </m:r>
          <m:r>
            <w:rPr>
              <w:rFonts w:ascii="Cambria Math" w:hAnsi="Cambria Math"/>
            </w:rPr>
            <m:t>Averag</m:t>
          </m:r>
          <m:sSub>
            <m:sSubPr>
              <m:ctrlPr>
                <w:rPr>
                  <w:rFonts w:ascii="Cambria Math" w:hAnsi="Cambria Math"/>
                </w:rPr>
              </m:ctrlPr>
            </m:sSubPr>
            <m:e>
              <m:r>
                <w:rPr>
                  <w:rFonts w:ascii="Cambria Math" w:hAnsi="Cambria Math"/>
                </w:rPr>
                <m:t>e</m:t>
              </m:r>
            </m:e>
            <m:sub>
              <m:r>
                <w:rPr>
                  <w:rFonts w:ascii="Cambria Math" w:hAnsi="Cambria Math"/>
                </w:rPr>
                <m:t>Production</m:t>
              </m:r>
            </m:sub>
          </m:sSub>
          <m:r>
            <m:rPr>
              <m:sty m:val="p"/>
            </m:rPr>
            <w:rPr>
              <w:rFonts w:ascii="Cambria Math" w:hAnsi="Cambria Math"/>
            </w:rPr>
            <m:t>)</m:t>
          </m:r>
        </m:oMath>
      </m:oMathPara>
    </w:p>
    <w:p w14:paraId="72FF493E" w14:textId="15823387" w:rsidR="00AA48F8" w:rsidRDefault="006932B0">
      <w:pPr>
        <w:pStyle w:val="FirstParagraph"/>
      </w:pPr>
      <m:oMath>
        <m:r>
          <w:rPr>
            <w:rFonts w:ascii="Cambria Math" w:hAnsi="Cambria Math"/>
          </w:rPr>
          <m:t>Estimate</m:t>
        </m:r>
        <m:sSub>
          <m:sSubPr>
            <m:ctrlPr>
              <w:rPr>
                <w:rFonts w:ascii="Cambria Math" w:hAnsi="Cambria Math"/>
              </w:rPr>
            </m:ctrlPr>
          </m:sSubPr>
          <m:e>
            <m:r>
              <w:rPr>
                <w:rFonts w:ascii="Cambria Math" w:hAnsi="Cambria Math"/>
              </w:rPr>
              <m:t>d</m:t>
            </m:r>
          </m:e>
          <m:sub>
            <m:r>
              <w:rPr>
                <w:rFonts w:ascii="Cambria Math" w:hAnsi="Cambria Math"/>
              </w:rPr>
              <m:t>Biomass</m:t>
            </m:r>
          </m:sub>
        </m:sSub>
      </m:oMath>
      <w:r>
        <w:t xml:space="preserve"> was predicted using a plot-level feed-forward neural network trained from harvest records and dron</w:t>
      </w:r>
      <w:r>
        <w:t>e-derived descriptors. The training dataset was assembled by matching observed harvest biomass to cultivation plots using farm and module identifiers. For each plot, the area occupied by </w:t>
      </w:r>
      <w:r>
        <w:rPr>
          <w:i/>
          <w:iCs/>
        </w:rPr>
        <w:t>Kappaphycus</w:t>
      </w:r>
      <w:r>
        <w:t> classes (</w:t>
      </w:r>
      <m:oMath>
        <m:r>
          <w:rPr>
            <w:rFonts w:ascii="Cambria Math" w:hAnsi="Cambria Math"/>
          </w:rPr>
          <m:t>Are</m:t>
        </m:r>
        <m:sSub>
          <m:sSubPr>
            <m:ctrlPr>
              <w:rPr>
                <w:rFonts w:ascii="Cambria Math" w:hAnsi="Cambria Math"/>
              </w:rPr>
            </m:ctrlPr>
          </m:sSubPr>
          <m:e>
            <m:r>
              <w:rPr>
                <w:rFonts w:ascii="Cambria Math" w:hAnsi="Cambria Math"/>
              </w:rPr>
              <m:t>a</m:t>
            </m:r>
          </m:e>
          <m:sub>
            <m:r>
              <w:rPr>
                <w:rFonts w:ascii="Cambria Math" w:hAnsi="Cambria Math"/>
              </w:rPr>
              <m:t>Seaweed</m:t>
            </m:r>
          </m:sub>
        </m:sSub>
      </m:oMath>
      <w:r>
        <w:t xml:space="preserve">) was calculated from the </w:t>
      </w:r>
      <w:r>
        <w:t>classified imagery. Percent cover (</w:t>
      </w:r>
      <m:oMath>
        <m:r>
          <w:rPr>
            <w:rFonts w:ascii="Cambria Math" w:hAnsi="Cambria Math"/>
          </w:rPr>
          <m:t>Densit</m:t>
        </m:r>
        <m:sSub>
          <m:sSubPr>
            <m:ctrlPr>
              <w:rPr>
                <w:rFonts w:ascii="Cambria Math" w:hAnsi="Cambria Math"/>
              </w:rPr>
            </m:ctrlPr>
          </m:sSubPr>
          <m:e>
            <m:r>
              <w:rPr>
                <w:rFonts w:ascii="Cambria Math" w:hAnsi="Cambria Math"/>
              </w:rPr>
              <m:t>y</m:t>
            </m:r>
          </m:e>
          <m:sub>
            <m:r>
              <w:rPr>
                <w:rFonts w:ascii="Cambria Math" w:hAnsi="Cambria Math"/>
              </w:rPr>
              <m:t>Plot</m:t>
            </m:r>
          </m:sub>
        </m:sSub>
      </m:oMath>
      <w:r>
        <w:t xml:space="preserve">) </w:t>
      </w:r>
      <w:r>
        <w:lastRenderedPageBreak/>
        <w:t xml:space="preserve">was then derived as the proportion of the </w:t>
      </w:r>
      <w:del w:id="115" w:author="Laurent BARILLÉ" w:date="2026-05-07T09:46:00Z">
        <w:r w:rsidDel="00D82CA9">
          <w:delText xml:space="preserve">cadastral </w:delText>
        </w:r>
      </w:del>
      <w:ins w:id="116" w:author="Laurent BARILLÉ" w:date="2026-05-07T09:46:00Z">
        <w:r w:rsidR="00D82CA9">
          <w:t>cultivation</w:t>
        </w:r>
        <w:r w:rsidR="00D82CA9">
          <w:t xml:space="preserve"> </w:t>
        </w:r>
      </w:ins>
      <w:r>
        <w:t>plot area occupied by these classes. To represent plot-specific production history, daily growth was calculated from harvested weight after norma</w:t>
      </w:r>
      <w:r>
        <w:t>li</w:t>
      </w:r>
      <w:ins w:id="117" w:author="Laurent BARILLÉ" w:date="2026-05-07T09:46:00Z">
        <w:r w:rsidR="00D82CA9">
          <w:t>s</w:t>
        </w:r>
      </w:ins>
      <w:del w:id="118" w:author="Laurent BARILLÉ" w:date="2026-05-07T09:46:00Z">
        <w:r w:rsidDel="00D82CA9">
          <w:delText>z</w:delText>
        </w:r>
      </w:del>
      <w:r>
        <w:t>ation by culture duration and number of cultivation lines; these values were then summari</w:t>
      </w:r>
      <w:ins w:id="119" w:author="Laurent BARILLÉ" w:date="2026-05-07T09:46:00Z">
        <w:r w:rsidR="00D82CA9">
          <w:t>s</w:t>
        </w:r>
      </w:ins>
      <w:del w:id="120" w:author="Laurent BARILLÉ" w:date="2026-05-07T09:46:00Z">
        <w:r w:rsidDel="00D82CA9">
          <w:delText>z</w:delText>
        </w:r>
      </w:del>
      <w:r>
        <w:t>ed for each plot by their average (</w:t>
      </w:r>
      <m:oMath>
        <m:r>
          <w:rPr>
            <w:rFonts w:ascii="Cambria Math" w:hAnsi="Cambria Math"/>
          </w:rPr>
          <m:t>Averag</m:t>
        </m:r>
        <m:sSub>
          <m:sSubPr>
            <m:ctrlPr>
              <w:rPr>
                <w:rFonts w:ascii="Cambria Math" w:hAnsi="Cambria Math"/>
              </w:rPr>
            </m:ctrlPr>
          </m:sSubPr>
          <m:e>
            <m:r>
              <w:rPr>
                <w:rFonts w:ascii="Cambria Math" w:hAnsi="Cambria Math"/>
              </w:rPr>
              <m:t>e</m:t>
            </m:r>
          </m:e>
          <m:sub>
            <m:r>
              <w:rPr>
                <w:rFonts w:ascii="Cambria Math" w:hAnsi="Cambria Math"/>
              </w:rPr>
              <m:t>Production</m:t>
            </m:r>
          </m:sub>
        </m:sSub>
      </m:oMath>
      <w:r>
        <w:t>).</w:t>
      </w:r>
    </w:p>
    <w:p w14:paraId="46A9D040" w14:textId="437535EA" w:rsidR="00AA48F8" w:rsidRDefault="006932B0">
      <w:pPr>
        <w:pStyle w:val="Corpsdetexte"/>
      </w:pPr>
      <w:r>
        <w:t>Observed biomass was log-transformed before model fitting to reduce skewness and stabili</w:t>
      </w:r>
      <w:ins w:id="121" w:author="Laurent BARILLÉ" w:date="2026-05-07T09:47:00Z">
        <w:r w:rsidR="00D82CA9">
          <w:t>s</w:t>
        </w:r>
      </w:ins>
      <w:del w:id="122" w:author="Laurent BARILLÉ" w:date="2026-05-07T09:47:00Z">
        <w:r w:rsidDel="00D82CA9">
          <w:delText>z</w:delText>
        </w:r>
      </w:del>
      <w:r>
        <w:t xml:space="preserve">e </w:t>
      </w:r>
      <w:r>
        <w:t>variance, and all predictors were standardi</w:t>
      </w:r>
      <w:ins w:id="123" w:author="Laurent BARILLÉ" w:date="2026-05-07T09:47:00Z">
        <w:r w:rsidR="00D82CA9">
          <w:t>s</w:t>
        </w:r>
      </w:ins>
      <w:del w:id="124" w:author="Laurent BARILLÉ" w:date="2026-05-07T09:47:00Z">
        <w:r w:rsidDel="00D82CA9">
          <w:delText>z</w:delText>
        </w:r>
      </w:del>
      <w:r>
        <w:t xml:space="preserve">ed using the mean and standard deviation of the training set. The network consisted of an input layer followed by two fully connected hidden layers with 32 and 16 units, respectively, using rectified linear unit </w:t>
      </w:r>
      <w:r>
        <w:t xml:space="preserve">activation functions, with a dropout layer (rate = 0.2) inserted between the hidden layers. Model training used the Adam </w:t>
      </w:r>
      <w:del w:id="125" w:author="Laurent BARILLÉ" w:date="2026-05-07T09:47:00Z">
        <w:r w:rsidDel="00D82CA9">
          <w:delText xml:space="preserve">optimizer </w:delText>
        </w:r>
      </w:del>
      <w:ins w:id="126" w:author="Laurent BARILLÉ" w:date="2026-05-07T09:47:00Z">
        <w:r w:rsidR="00D82CA9">
          <w:t>optimiser</w:t>
        </w:r>
        <w:r w:rsidR="00D82CA9">
          <w:t xml:space="preserve"> </w:t>
        </w:r>
      </w:ins>
      <w:r>
        <w:t xml:space="preserve">(learning rate = 0.001) and mean squared error loss for 3000 epochs with a batch size of 16 and no shuffling of the training </w:t>
      </w:r>
      <w:r>
        <w:t>data. Predictions were subsequently back-transformed by exponentiation to return biomass estimates on the original scale.</w:t>
      </w:r>
    </w:p>
    <w:tbl>
      <w:tblPr>
        <w:tblStyle w:val="Table"/>
        <w:tblW w:w="5000" w:type="pct"/>
        <w:tblLayout w:type="fixed"/>
        <w:tblLook w:val="0000" w:firstRow="0" w:lastRow="0" w:firstColumn="0" w:lastColumn="0" w:noHBand="0" w:noVBand="0"/>
      </w:tblPr>
      <w:tblGrid>
        <w:gridCol w:w="9360"/>
      </w:tblGrid>
      <w:tr w:rsidR="00AA48F8" w14:paraId="43B89F95" w14:textId="77777777">
        <w:tc>
          <w:tcPr>
            <w:tcW w:w="7920" w:type="dxa"/>
          </w:tcPr>
          <w:p w14:paraId="7BA7037C" w14:textId="77777777" w:rsidR="00AA48F8" w:rsidRDefault="006932B0">
            <w:pPr>
              <w:pStyle w:val="Compact"/>
              <w:jc w:val="center"/>
            </w:pPr>
            <w:bookmarkStart w:id="127" w:name="fig-workflow"/>
            <w:bookmarkStart w:id="128" w:name="cell-fig-workflow"/>
            <w:r>
              <w:rPr>
                <w:noProof/>
              </w:rPr>
              <w:lastRenderedPageBreak/>
              <w:drawing>
                <wp:inline distT="0" distB="0" distL="0" distR="0" wp14:anchorId="2F80AA9B" wp14:editId="761DC489">
                  <wp:extent cx="5943600" cy="424368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s/workflow/Workflow.png"/>
                          <pic:cNvPicPr>
                            <a:picLocks noChangeAspect="1" noChangeArrowheads="1"/>
                          </pic:cNvPicPr>
                        </pic:nvPicPr>
                        <pic:blipFill>
                          <a:blip r:embed="rId13"/>
                          <a:stretch>
                            <a:fillRect/>
                          </a:stretch>
                        </pic:blipFill>
                        <pic:spPr bwMode="auto">
                          <a:xfrm>
                            <a:off x="0" y="0"/>
                            <a:ext cx="5943600" cy="4243681"/>
                          </a:xfrm>
                          <a:prstGeom prst="rect">
                            <a:avLst/>
                          </a:prstGeom>
                          <a:noFill/>
                          <a:ln w="9525">
                            <a:noFill/>
                            <a:headEnd/>
                            <a:tailEnd/>
                          </a:ln>
                        </pic:spPr>
                      </pic:pic>
                    </a:graphicData>
                  </a:graphic>
                </wp:inline>
              </w:drawing>
            </w:r>
          </w:p>
          <w:p w14:paraId="513D9CE3" w14:textId="77777777" w:rsidR="00AA48F8" w:rsidRDefault="006932B0">
            <w:pPr>
              <w:pStyle w:val="ImageCaption"/>
              <w:spacing w:before="200"/>
            </w:pPr>
            <w:r>
              <w:t xml:space="preserve">Figure 3: Schematic representation of the workflow implemented for the development of the MadaKapPy application. The processes enclosed within the red dashed outline correspond to the backend development pipeline, including drone image production, seaweed </w:t>
            </w:r>
            <w:r>
              <w:t>identification model training, and biomass estimation model training. End users interact exclusively with the standalone MadaKapPy application, which integrates the trained classification and biomass estimation models into a user-friendly workflow.</w:t>
            </w:r>
          </w:p>
        </w:tc>
        <w:bookmarkEnd w:id="127"/>
      </w:tr>
    </w:tbl>
    <w:p w14:paraId="1CCEFF48" w14:textId="77777777" w:rsidR="00AA48F8" w:rsidRDefault="006932B0">
      <w:pPr>
        <w:pStyle w:val="Titre2"/>
      </w:pPr>
      <w:bookmarkStart w:id="129" w:name="madakappy-standalone-application"/>
      <w:bookmarkEnd w:id="109"/>
      <w:bookmarkEnd w:id="128"/>
      <w:r>
        <w:t>2.5 Ma</w:t>
      </w:r>
      <w:r>
        <w:t>daKapPy standalone application</w:t>
      </w:r>
    </w:p>
    <w:p w14:paraId="4C243310" w14:textId="77777777" w:rsidR="00AA48F8" w:rsidRDefault="006932B0">
      <w:pPr>
        <w:pStyle w:val="FirstParagraph"/>
      </w:pPr>
      <w:r>
        <w:t>The full workflow was implemented in a standalone desktop application developed in Python to enable routine use without command-line interaction (</w:t>
      </w:r>
      <w:hyperlink w:anchor="fig-workflow">
        <w:r>
          <w:rPr>
            <w:rStyle w:val="Lienhypertexte"/>
          </w:rPr>
          <w:t>Figure 3</w:t>
        </w:r>
      </w:hyperlink>
      <w:r>
        <w:t xml:space="preserve"> - Blue Polygon). The application pr</w:t>
      </w:r>
      <w:r>
        <w:t>ovides a graphical user interface built with Flet and was packaged as a self-contained Windows executable together with the required Python dependencies, geospatial libraries, trained classification and biomass models, scaler files, and auxiliary lookup ta</w:t>
      </w:r>
      <w:r>
        <w:t xml:space="preserve">bles. Within the interface, users specify the input orthomosaic, area-of-interest shapefile, model directory, and output location, after </w:t>
      </w:r>
      <w:r>
        <w:lastRenderedPageBreak/>
        <w:t>which Random Forest classification and biomass estimation are executed sequentially through a single workflow. To suppo</w:t>
      </w:r>
      <w:r>
        <w:t>rt operational use, the application includes automated management of resource paths, progress reporting during computation, preview maps for visual inspection of classification outputs, and run-history logging to retain model settings and output file locat</w:t>
      </w:r>
      <w:r>
        <w:t>ions. This implementation was intended to make the processing chain reproducible and accessible to end users while preserving the underlying analytical workflow described above.</w:t>
      </w:r>
    </w:p>
    <w:p w14:paraId="23C7D8B6" w14:textId="77777777" w:rsidR="00AA48F8" w:rsidRDefault="006932B0">
      <w:pPr>
        <w:pStyle w:val="Titre1"/>
      </w:pPr>
      <w:bookmarkStart w:id="130" w:name="bibliography"/>
      <w:bookmarkEnd w:id="5"/>
      <w:bookmarkEnd w:id="129"/>
      <w:r>
        <w:t>3. Bibliography</w:t>
      </w:r>
    </w:p>
    <w:p w14:paraId="44D1872C" w14:textId="77777777" w:rsidR="00AA48F8" w:rsidRDefault="006932B0">
      <w:pPr>
        <w:pStyle w:val="Bibliographie"/>
      </w:pPr>
      <w:bookmarkStart w:id="131" w:name="bibref_15"/>
      <w:bookmarkStart w:id="132" w:name="ref-Breiman2001RandomForests"/>
      <w:bookmarkStart w:id="133" w:name="refs"/>
      <w:r>
        <w:t>Breiman, L., 2001. Random forests. Machine Learning 45, 5–32.</w:t>
      </w:r>
      <w:bookmarkEnd w:id="131"/>
    </w:p>
    <w:p w14:paraId="353B80A5" w14:textId="77777777" w:rsidR="00AA48F8" w:rsidRDefault="006932B0">
      <w:pPr>
        <w:pStyle w:val="Bibliographie"/>
      </w:pPr>
      <w:bookmarkStart w:id="134" w:name="bibref_1"/>
      <w:bookmarkStart w:id="135" w:name="ref-FAO2024SOFIA"/>
      <w:bookmarkEnd w:id="132"/>
      <w:r>
        <w:t>FAO, 2024. The state of world fisheries and aquaculture 2024: Blue transformation in action. Food; Agriculture Organization of the United Nations, Rome. https://doi.org/10.4060/cd0683en</w:t>
      </w:r>
      <w:bookmarkEnd w:id="134"/>
    </w:p>
    <w:p w14:paraId="46C315BA" w14:textId="77777777" w:rsidR="00AA48F8" w:rsidRDefault="006932B0">
      <w:pPr>
        <w:pStyle w:val="Bibliographie"/>
      </w:pPr>
      <w:bookmarkStart w:id="136" w:name="bibref_4"/>
      <w:bookmarkStart w:id="137" w:name="ref-Hayashi2017Kappaphycus"/>
      <w:bookmarkEnd w:id="135"/>
      <w:r>
        <w:t xml:space="preserve">Hayashi, L., Reis, R.P., Santos, A.A. dos, Castelar, B., Robledo, D., </w:t>
      </w:r>
      <w:r>
        <w:t>Vega, G.B. de, Msuya, F.E., Eswaran, K., Yasir, S.Md., Ali, M.K.M., Hurtado, A.Q., 2017. The cultivation of kappaphycus and eucheuma in tropical and sub-tropical waters, in: Hurtado, A.Q., Critchley, A.T., Neish, I.C. (Eds.), Tropical Seaweed Farming: Tren</w:t>
      </w:r>
      <w:r>
        <w:t>ds, Problems and Opportunities, Developments in Applied Phycology. Springer International Publishing, Cham, Switzerland, pp. 55–90. https://doi.org/10.1007/978-3-319-63498-2_4</w:t>
      </w:r>
      <w:bookmarkEnd w:id="136"/>
    </w:p>
    <w:p w14:paraId="45256DF7" w14:textId="77777777" w:rsidR="00AA48F8" w:rsidRDefault="006932B0">
      <w:pPr>
        <w:pStyle w:val="Bibliographie"/>
      </w:pPr>
      <w:bookmarkStart w:id="138" w:name="ref-Hurtado2017TropicalSeaweed"/>
      <w:bookmarkEnd w:id="137"/>
      <w:r>
        <w:t>Hurtado, A.Q., Critchley, A.T., Neish, I.C. (Eds.), 2017. Tropical seaweed farmi</w:t>
      </w:r>
      <w:r>
        <w:t>ng: Trends, problems and opportunities: Focus on kappaphycus and eucheuma of commerce, Developments in applied phycology. Springer International Publishing, Cham, Switzerland. https://doi.org/10.1007/978-3-319-63498-2</w:t>
      </w:r>
    </w:p>
    <w:p w14:paraId="47F87E10" w14:textId="77777777" w:rsidR="00AA48F8" w:rsidRDefault="006932B0">
      <w:pPr>
        <w:pStyle w:val="Bibliographie"/>
      </w:pPr>
      <w:bookmarkStart w:id="139" w:name="bibref_10"/>
      <w:bookmarkStart w:id="140" w:name="ref-innocentini2024analysis"/>
      <w:bookmarkEnd w:id="138"/>
      <w:r>
        <w:t>Innocentini, M.M., Rodrigues, E.F., Ma</w:t>
      </w:r>
      <w:r>
        <w:t>thion, J.K., Caritá, E.C., Simão, L., Marins, M., 2024. Analysis of multispectral indices as a tool for segmenting and quantifying the seaweed kappaphycus alvarezii in a commercial cultivation system. Biomass 4, 933–946. https://doi.org/10.3390/biomass4030</w:t>
      </w:r>
      <w:r>
        <w:t>052</w:t>
      </w:r>
      <w:bookmarkEnd w:id="139"/>
    </w:p>
    <w:p w14:paraId="230903C8" w14:textId="77777777" w:rsidR="00AA48F8" w:rsidRDefault="006932B0">
      <w:pPr>
        <w:pStyle w:val="Bibliographie"/>
      </w:pPr>
      <w:bookmarkStart w:id="141" w:name="bibref_8"/>
      <w:bookmarkStart w:id="142" w:name="ref-Joyce_Fickas_Kalamandeen_2023"/>
      <w:bookmarkEnd w:id="140"/>
      <w:r>
        <w:t>Joyce, K.E., Fickas, K.C., Kalamandeen, M., 2023. The unique value proposition for using drones to map coastal ecosystems. Cambridge Prisms: Coastal Futures 1, e6. https://doi.org/10.1017/cft.2022.7</w:t>
      </w:r>
      <w:bookmarkEnd w:id="141"/>
    </w:p>
    <w:p w14:paraId="2BE2CC93" w14:textId="77777777" w:rsidR="00AA48F8" w:rsidRDefault="006932B0">
      <w:pPr>
        <w:pStyle w:val="Bibliographie"/>
      </w:pPr>
      <w:bookmarkStart w:id="143" w:name="bibref_12"/>
      <w:bookmarkStart w:id="144" w:name="ref-langford2021monitoring"/>
      <w:bookmarkEnd w:id="142"/>
      <w:r>
        <w:lastRenderedPageBreak/>
        <w:t>Langford, A., Waldron, S., Saleh, H., others, 2021. M</w:t>
      </w:r>
      <w:r>
        <w:t>onitoring the COVID-19-affected indonesian seaweed industry using remote sensing data. Marine Policy 127, 104431. https://doi.org/10.1016/j.marpol.2021.104431</w:t>
      </w:r>
      <w:bookmarkEnd w:id="143"/>
    </w:p>
    <w:p w14:paraId="36CEF0BB" w14:textId="77777777" w:rsidR="00AA48F8" w:rsidRDefault="006932B0">
      <w:pPr>
        <w:pStyle w:val="Bibliographie"/>
      </w:pPr>
      <w:bookmarkStart w:id="145" w:name="bibref_5"/>
      <w:bookmarkStart w:id="146" w:name="ref-msuya2022seaweed"/>
      <w:bookmarkEnd w:id="144"/>
      <w:r>
        <w:t>Msuya, F.E., Bolton, J., Pascal, F., Narrain, K., Nyonje, B., Cottier-Cook, E.J., 2022. Seaweed f</w:t>
      </w:r>
      <w:r>
        <w:t>arming in africa: Current status and future potential. Journal of Applied Phycology 34, 985–1005. https://doi.org/10.1007/s10811-021-02676-w</w:t>
      </w:r>
      <w:bookmarkEnd w:id="145"/>
    </w:p>
    <w:p w14:paraId="3BF5FACB" w14:textId="77777777" w:rsidR="00AA48F8" w:rsidRDefault="006932B0">
      <w:pPr>
        <w:pStyle w:val="Bibliographie"/>
      </w:pPr>
      <w:bookmarkStart w:id="147" w:name="bibref_17"/>
      <w:bookmarkStart w:id="148" w:name="ref-nurdin2023precision"/>
      <w:bookmarkEnd w:id="146"/>
      <w:r>
        <w:t xml:space="preserve">Nurdin, N., Alevizos, E., Syamsuddin, R., Asis, H., Zainuddin, E.N., Aris, A., Oiry, S., Brunier, G., Komatsu, T., </w:t>
      </w:r>
      <w:r>
        <w:t>Barillé, L., 2023. Precision aquaculture drone mapping of the spatial distribution of kappaphycus alvarezii biomass and carrageenan. Remote Sensing 15, 3674. https://doi.org/10.3390/rs15143674</w:t>
      </w:r>
      <w:bookmarkEnd w:id="147"/>
    </w:p>
    <w:p w14:paraId="66A314D0" w14:textId="77777777" w:rsidR="00AA48F8" w:rsidRDefault="006932B0">
      <w:pPr>
        <w:pStyle w:val="Bibliographie"/>
      </w:pPr>
      <w:bookmarkStart w:id="149" w:name="bibref_11"/>
      <w:bookmarkStart w:id="150" w:name="ref-nurdin2025seasionality"/>
      <w:bookmarkEnd w:id="148"/>
      <w:r>
        <w:t>Nurdin, N., Aris, A., AS, M.A., 2025. Seasionality of kappaphyc</w:t>
      </w:r>
      <w:r>
        <w:t>us alvarezii production trends in south sulawesi using UAV monitoring. Remote Sensing Applications: Society and Environment 101659. https://doi.org/10.1016/j.rsase.2025.101659</w:t>
      </w:r>
      <w:bookmarkEnd w:id="149"/>
    </w:p>
    <w:p w14:paraId="19624BF4" w14:textId="77777777" w:rsidR="00AA48F8" w:rsidRDefault="006932B0">
      <w:pPr>
        <w:pStyle w:val="Bibliographie"/>
      </w:pPr>
      <w:bookmarkStart w:id="151" w:name="bibref_16"/>
      <w:bookmarkStart w:id="152" w:name="ref-Oiry2021MPBWaterQuality"/>
      <w:bookmarkEnd w:id="150"/>
      <w:r>
        <w:t>Oiry, S., Barillé, L., 2021. Using sentinel-2 satellite imagery to develop micro</w:t>
      </w:r>
      <w:r>
        <w:t>phytobenthos-based water quality indices in estuaries. Ecological Indicators 121, 107184. https://doi.org/10.1016/j.ecolind.2020.107184</w:t>
      </w:r>
      <w:bookmarkEnd w:id="151"/>
    </w:p>
    <w:p w14:paraId="6B0881B1" w14:textId="77777777" w:rsidR="00AA48F8" w:rsidRDefault="006932B0">
      <w:pPr>
        <w:pStyle w:val="Bibliographie"/>
      </w:pPr>
      <w:bookmarkStart w:id="153" w:name="bibref_9"/>
      <w:bookmarkStart w:id="154" w:name="ref-oiry2025mapping"/>
      <w:bookmarkEnd w:id="152"/>
      <w:r>
        <w:t>Oiry, S., Davies, B.F.R., Stiger-Pouvreau, V., Gernez, P., Barillé, L., 2025. Mapping the distribution of the alien inva</w:t>
      </w:r>
      <w:r>
        <w:t>sive gracilaria vermiculophylla at the site of its first european introduction. Journal of Environmental Management 392, 126726. https://doi.org/10.1016/j.jenvman.2025.126726</w:t>
      </w:r>
      <w:bookmarkEnd w:id="153"/>
    </w:p>
    <w:p w14:paraId="40644A07" w14:textId="77777777" w:rsidR="00AA48F8" w:rsidRDefault="006932B0">
      <w:pPr>
        <w:pStyle w:val="Bibliographie"/>
      </w:pPr>
      <w:bookmarkStart w:id="155" w:name="ref-roman2026pixels"/>
      <w:bookmarkEnd w:id="154"/>
      <w:r>
        <w:t>Román, M., Davies, B.F., Rosa, P., Oiry, S., Gernez, P., Santiago, J.A., Olabarria, C., Barillé, L., 2026. From pixels to peaks: Integrating LiDAR and RGB drone imagery to map mussel spat on intertidal rocky shores. Estuarine, Coastal and Shelf Science 109</w:t>
      </w:r>
      <w:r>
        <w:t>671. https://doi.org/10.1016/j.ecss.2025.109671</w:t>
      </w:r>
    </w:p>
    <w:p w14:paraId="6278C994" w14:textId="77777777" w:rsidR="00AA48F8" w:rsidRDefault="006932B0">
      <w:pPr>
        <w:pStyle w:val="Bibliographie"/>
      </w:pPr>
      <w:bookmarkStart w:id="156" w:name="bibref_13"/>
      <w:bookmarkStart w:id="157" w:name="ref-setyawidati2017situ"/>
      <w:bookmarkEnd w:id="155"/>
      <w:r>
        <w:t>Setyawidati, N., Liabot, P., Perrot, T., Radiarta, N., Deslandes, E., Bourgougnon, N., Rossi, N., Stiger-Pouvreau, V., 2017. In situ variability of carrageenan content and biomass in the cultivated red macroa</w:t>
      </w:r>
      <w:r>
        <w:t>lga kappaphycus alvarezii with an estimation of its carrageenan stock at the scale of the malasoro bay (indonesia) using satellite image processing. Journal of Applied Phycology 29, 2307–2321. https://doi.org/10.1007/s10811-017-1200-9</w:t>
      </w:r>
      <w:bookmarkEnd w:id="156"/>
    </w:p>
    <w:p w14:paraId="4EDA2734" w14:textId="77777777" w:rsidR="00AA48F8" w:rsidRDefault="006932B0">
      <w:pPr>
        <w:pStyle w:val="Bibliographie"/>
      </w:pPr>
      <w:bookmarkStart w:id="158" w:name="bibref_6"/>
      <w:bookmarkStart w:id="159" w:name="ref-urbina2026mapping"/>
      <w:bookmarkEnd w:id="157"/>
      <w:r>
        <w:t>Urbina-Barreto, I., A</w:t>
      </w:r>
      <w:r>
        <w:t>levizos, E., Randrianary, T.M., Museux, M., Randriamaroson, R.A.M., Chauvin, A., Rakotoniaina, S., Jan, S., Barillé, L., Tribollet, A., 2026. Mapping coastal marine habitats with RGB and multispectral UAS imagery to support seaweed aquaculture management a</w:t>
      </w:r>
      <w:r>
        <w:t>nd ecosystem conservation. Drones 10, 276. https://doi.org/10.3390/drones10040276</w:t>
      </w:r>
      <w:bookmarkEnd w:id="158"/>
    </w:p>
    <w:p w14:paraId="221EDA12" w14:textId="77777777" w:rsidR="00AA48F8" w:rsidRDefault="006932B0">
      <w:pPr>
        <w:pStyle w:val="Bibliographie"/>
      </w:pPr>
      <w:bookmarkStart w:id="160" w:name="bibref_7"/>
      <w:bookmarkStart w:id="161" w:name="ref-vadassery2024integration"/>
      <w:bookmarkEnd w:id="159"/>
      <w:r>
        <w:lastRenderedPageBreak/>
        <w:t>Vadassery, N., Neish, I.C., 2024. Integration of precision technology into adaptive phyconomy systems for extensive tropical red seaweed farming, in: Tropical Phyconomy Coali</w:t>
      </w:r>
      <w:r>
        <w:t>tion Development: Focus on Eucheumatoid Seaweeds. Springer Nature Switzerland, pp. 239–254. https://doi.org/10.1007/978-3-031-47806-2_19</w:t>
      </w:r>
      <w:bookmarkEnd w:id="160"/>
    </w:p>
    <w:p w14:paraId="14A0B8C3" w14:textId="77777777" w:rsidR="00AA48F8" w:rsidRDefault="006932B0">
      <w:pPr>
        <w:pStyle w:val="Bibliographie"/>
      </w:pPr>
      <w:bookmarkStart w:id="162" w:name="bibref_2"/>
      <w:bookmarkStart w:id="163" w:name="ref-Zhang2024Carrageenan"/>
      <w:bookmarkEnd w:id="161"/>
      <w:r>
        <w:t>Zhang, J., Langford, Z., Waldron, S., 2023. The global carrageenan industry, in: Globalisation and Livelihood Transform</w:t>
      </w:r>
      <w:r>
        <w:t>ations in the Indonesian Seaweed Industry. Routledge, pp. 23–50. https://doi.org/10.4324/9781003183860-3</w:t>
      </w:r>
      <w:bookmarkEnd w:id="130"/>
      <w:bookmarkEnd w:id="133"/>
      <w:bookmarkEnd w:id="162"/>
      <w:bookmarkEnd w:id="163"/>
    </w:p>
    <w:sectPr w:rsidR="00AA48F8">
      <w:footerReference w:type="default" r:id="rId1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Laurent BARILLÉ" w:date="2026-05-06T17:51:00Z" w:initials="LB">
    <w:p w14:paraId="46E61522" w14:textId="68D19868" w:rsidR="00C655D2" w:rsidRDefault="00C655D2">
      <w:pPr>
        <w:pStyle w:val="Commentaire"/>
      </w:pPr>
      <w:r>
        <w:rPr>
          <w:rStyle w:val="Marquedecommentaire"/>
        </w:rPr>
        <w:annotationRef/>
      </w:r>
      <w:r>
        <w:t>Mets le cadre autour de l’insert de Sainte Marie en rouge et celui montrant le lagon en noir</w:t>
      </w:r>
    </w:p>
  </w:comment>
  <w:comment w:id="23" w:author="Laurent BARILLÉ" w:date="2026-05-06T17:53:00Z" w:initials="LB">
    <w:p w14:paraId="4BD0AB71" w14:textId="0B10A424" w:rsidR="00C655D2" w:rsidRDefault="00C655D2">
      <w:pPr>
        <w:pStyle w:val="Commentaire"/>
      </w:pPr>
      <w:r>
        <w:rPr>
          <w:rStyle w:val="Marquedecommentaire"/>
        </w:rPr>
        <w:annotationRef/>
      </w:r>
      <w:r>
        <w:t>?</w:t>
      </w:r>
    </w:p>
  </w:comment>
  <w:comment w:id="24" w:author="Laurent BARILLÉ" w:date="2026-05-06T17:53:00Z" w:initials="LB">
    <w:p w14:paraId="1875B40D" w14:textId="1E660C89" w:rsidR="00C655D2" w:rsidRDefault="00C655D2">
      <w:pPr>
        <w:pStyle w:val="Commentaire"/>
      </w:pPr>
      <w:r>
        <w:rPr>
          <w:rStyle w:val="Marquedecommentaire"/>
        </w:rPr>
        <w:annotationRef/>
      </w:r>
      <w:r>
        <w:t xml:space="preserve">Ne représente que 2 cultivation plots sur l’image pour que le lecteur comprenne bien ce </w:t>
      </w:r>
      <w:r w:rsidRPr="00C655D2">
        <w:t>qu’est</w:t>
      </w:r>
      <w:r>
        <w:t xml:space="preserve"> un cultivation plot</w:t>
      </w:r>
    </w:p>
  </w:comment>
  <w:comment w:id="25" w:author="Laurent BARILLÉ" w:date="2026-05-06T17:55:00Z" w:initials="LB">
    <w:p w14:paraId="3BC99553" w14:textId="5EE66472" w:rsidR="00C655D2" w:rsidRDefault="00C655D2">
      <w:pPr>
        <w:pStyle w:val="Commentaire"/>
      </w:pPr>
      <w:r>
        <w:rPr>
          <w:rStyle w:val="Marquedecommentaire"/>
        </w:rPr>
        <w:annotationRef/>
      </w:r>
      <w:r>
        <w:t>Enlève les bord noirs de l’image</w:t>
      </w:r>
    </w:p>
  </w:comment>
  <w:comment w:id="59" w:author="Laurent BARILLÉ" w:date="2026-05-07T09:31:00Z" w:initials="LB">
    <w:p w14:paraId="5530229A" w14:textId="77777777" w:rsidR="0039490D" w:rsidRDefault="0039490D">
      <w:pPr>
        <w:pStyle w:val="Commentaire"/>
      </w:pPr>
      <w:r>
        <w:rPr>
          <w:rStyle w:val="Marquedecommentaire"/>
        </w:rPr>
        <w:annotationRef/>
      </w:r>
      <w:r>
        <w:t>Ambiguity with GIS polygons</w:t>
      </w:r>
    </w:p>
    <w:p w14:paraId="54937DD7" w14:textId="1F152FDD" w:rsidR="00D82CA9" w:rsidRDefault="00D82CA9">
      <w:pPr>
        <w:pStyle w:val="Commentaire"/>
      </w:pPr>
      <w:r>
        <w:t>Use “sector”?</w:t>
      </w:r>
    </w:p>
  </w:comment>
  <w:comment w:id="84" w:author="Laurent BARILLÉ" w:date="2026-05-06T18:09:00Z" w:initials="LB">
    <w:p w14:paraId="7070BC1C" w14:textId="7B52F3C4" w:rsidR="00571572" w:rsidRDefault="00571572">
      <w:pPr>
        <w:pStyle w:val="Commentaire"/>
      </w:pPr>
      <w:r>
        <w:rPr>
          <w:rStyle w:val="Marquedecommentaire"/>
        </w:rPr>
        <w:annotationRef/>
      </w:r>
      <w:r>
        <w:t>Bizarre d’évoquer ici la daily production: on ne comprend pas comment et pourquoi ce calcul?</w:t>
      </w:r>
    </w:p>
  </w:comment>
  <w:comment w:id="86" w:author="Laurent BARILLÉ" w:date="2026-05-06T18:11:00Z" w:initials="LB">
    <w:p w14:paraId="385E9AB8" w14:textId="056DE0B8" w:rsidR="00571572" w:rsidRDefault="00571572">
      <w:pPr>
        <w:pStyle w:val="Commentaire"/>
      </w:pPr>
      <w:r>
        <w:rPr>
          <w:rStyle w:val="Marquedecommentaire"/>
        </w:rPr>
        <w:annotationRef/>
      </w:r>
      <w:r>
        <w:t>Harmoniser l’utilisation de “algae” ou de “seaweed”</w:t>
      </w:r>
    </w:p>
  </w:comment>
  <w:comment w:id="90" w:author="Laurent BARILLÉ" w:date="2026-05-06T18:14:00Z" w:initials="LB">
    <w:p w14:paraId="0C50E8F2" w14:textId="17054011" w:rsidR="00571572" w:rsidRDefault="00571572">
      <w:pPr>
        <w:pStyle w:val="Commentaire"/>
      </w:pPr>
      <w:r>
        <w:rPr>
          <w:rStyle w:val="Marquedecommentaire"/>
        </w:rPr>
        <w:annotationRef/>
      </w:r>
      <w:r>
        <w:t>Confusion possible avec des polygones sur une image</w:t>
      </w:r>
    </w:p>
    <w:p w14:paraId="3F778FD6" w14:textId="68D5DF67" w:rsidR="00D82CA9" w:rsidRDefault="00D82CA9">
      <w:pPr>
        <w:pStyle w:val="Commentaire"/>
      </w:pPr>
    </w:p>
    <w:p w14:paraId="6FE86A60" w14:textId="7B26DCB0" w:rsidR="00D82CA9" w:rsidRDefault="00D82CA9">
      <w:pPr>
        <w:pStyle w:val="Commentaire"/>
      </w:pPr>
      <w:r>
        <w:t>Use “Sector”?</w:t>
      </w:r>
    </w:p>
    <w:p w14:paraId="7A1BCE22" w14:textId="105AF40A" w:rsidR="00D82CA9" w:rsidRDefault="00D82CA9">
      <w:pPr>
        <w:pStyle w:val="Commentaire"/>
      </w:pPr>
    </w:p>
  </w:comment>
  <w:comment w:id="101" w:author="Laurent BARILLÉ" w:date="2026-05-07T09:38:00Z" w:initials="LB">
    <w:p w14:paraId="09D933F8" w14:textId="431FE849" w:rsidR="00D82CA9" w:rsidRDefault="00D82CA9">
      <w:pPr>
        <w:pStyle w:val="Commentaire"/>
      </w:pPr>
      <w:r>
        <w:rPr>
          <w:rStyle w:val="Marquedecommentaire"/>
        </w:rPr>
        <w:annotationRef/>
      </w:r>
      <w:r>
        <w:t>En résultat, il faudrait montrer un résultat (ou quelques résultats) de classification. Mettre la matrice de confusion en supplementary materials</w:t>
      </w:r>
    </w:p>
  </w:comment>
  <w:comment w:id="112" w:author="Laurent BARILLÉ" w:date="2026-05-07T09:41:00Z" w:initials="LB">
    <w:p w14:paraId="5288B0B8" w14:textId="033F2FE0" w:rsidR="00D82CA9" w:rsidRDefault="00D82CA9">
      <w:pPr>
        <w:pStyle w:val="Commentaire"/>
      </w:pPr>
      <w:r>
        <w:rPr>
          <w:rStyle w:val="Marquedecommentaire"/>
        </w:rPr>
        <w:annotationRef/>
      </w:r>
      <w:r>
        <w:t xml:space="preserve">L’ambiguité ici est que tu n’as pas de classe pour les épiphytes. La </w:t>
      </w:r>
      <w:r w:rsidRPr="00D82CA9">
        <w:t>référence</w:t>
      </w:r>
      <w:r>
        <w:t xml:space="preserve"> à “Overall productivity” n’est pas </w:t>
      </w:r>
      <w:r w:rsidRPr="00D82CA9">
        <w:t>claire</w:t>
      </w:r>
      <w:r>
        <w:t xml:space="preserve"> car on est sur des estimations de biomasse à ce stade, pas de production.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E61522" w15:done="0"/>
  <w15:commentEx w15:paraId="4BD0AB71" w15:done="0"/>
  <w15:commentEx w15:paraId="1875B40D" w15:done="0"/>
  <w15:commentEx w15:paraId="3BC99553" w15:done="0"/>
  <w15:commentEx w15:paraId="54937DD7" w15:done="0"/>
  <w15:commentEx w15:paraId="7070BC1C" w15:done="0"/>
  <w15:commentEx w15:paraId="385E9AB8" w15:done="0"/>
  <w15:commentEx w15:paraId="7A1BCE22" w15:done="0"/>
  <w15:commentEx w15:paraId="09D933F8" w15:done="0"/>
  <w15:commentEx w15:paraId="5288B0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5FE0A" w16cex:dateUtc="2026-05-06T15:51:00Z"/>
  <w16cex:commentExtensible w16cex:durableId="2DA5FE93" w16cex:dateUtc="2026-05-06T15:53:00Z"/>
  <w16cex:commentExtensible w16cex:durableId="2DA5FEAE" w16cex:dateUtc="2026-05-06T15:53:00Z"/>
  <w16cex:commentExtensible w16cex:durableId="2DA5FEFD" w16cex:dateUtc="2026-05-06T15:55:00Z"/>
  <w16cex:commentExtensible w16cex:durableId="2DA6DA6C" w16cex:dateUtc="2026-05-07T07:31:00Z"/>
  <w16cex:commentExtensible w16cex:durableId="2DA6026E" w16cex:dateUtc="2026-05-06T16:09:00Z"/>
  <w16cex:commentExtensible w16cex:durableId="2DA602C5" w16cex:dateUtc="2026-05-06T16:11:00Z"/>
  <w16cex:commentExtensible w16cex:durableId="2DA60379" w16cex:dateUtc="2026-05-06T16:14:00Z"/>
  <w16cex:commentExtensible w16cex:durableId="2DA6DC16" w16cex:dateUtc="2026-05-07T07:38:00Z"/>
  <w16cex:commentExtensible w16cex:durableId="2DA6DCB7" w16cex:dateUtc="2026-05-07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E61522" w16cid:durableId="2DA5FE0A"/>
  <w16cid:commentId w16cid:paraId="4BD0AB71" w16cid:durableId="2DA5FE93"/>
  <w16cid:commentId w16cid:paraId="1875B40D" w16cid:durableId="2DA5FEAE"/>
  <w16cid:commentId w16cid:paraId="3BC99553" w16cid:durableId="2DA5FEFD"/>
  <w16cid:commentId w16cid:paraId="54937DD7" w16cid:durableId="2DA6DA6C"/>
  <w16cid:commentId w16cid:paraId="7070BC1C" w16cid:durableId="2DA6026E"/>
  <w16cid:commentId w16cid:paraId="385E9AB8" w16cid:durableId="2DA602C5"/>
  <w16cid:commentId w16cid:paraId="7A1BCE22" w16cid:durableId="2DA60379"/>
  <w16cid:commentId w16cid:paraId="09D933F8" w16cid:durableId="2DA6DC16"/>
  <w16cid:commentId w16cid:paraId="5288B0B8" w16cid:durableId="2DA6DC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58E39" w14:textId="77777777" w:rsidR="006932B0" w:rsidRDefault="006932B0">
      <w:pPr>
        <w:spacing w:after="0"/>
      </w:pPr>
      <w:r>
        <w:separator/>
      </w:r>
    </w:p>
  </w:endnote>
  <w:endnote w:type="continuationSeparator" w:id="0">
    <w:p w14:paraId="149B00FE" w14:textId="77777777" w:rsidR="006932B0" w:rsidRDefault="006932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285314"/>
      <w:docPartObj>
        <w:docPartGallery w:val="Page Numbers (Bottom of Page)"/>
        <w:docPartUnique/>
      </w:docPartObj>
    </w:sdtPr>
    <w:sdtEndPr>
      <w:rPr>
        <w:noProof/>
      </w:rPr>
    </w:sdtEndPr>
    <w:sdtContent>
      <w:p w14:paraId="33582E96" w14:textId="77777777" w:rsidR="00F21051" w:rsidRDefault="006932B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590010B3" w14:textId="77777777" w:rsidR="00F21051" w:rsidRDefault="006932B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CA1F8" w14:textId="77777777" w:rsidR="006932B0" w:rsidRDefault="006932B0">
      <w:pPr>
        <w:spacing w:after="0"/>
      </w:pPr>
      <w:r>
        <w:separator/>
      </w:r>
    </w:p>
  </w:footnote>
  <w:footnote w:type="continuationSeparator" w:id="0">
    <w:p w14:paraId="4534D5E1" w14:textId="77777777" w:rsidR="006932B0" w:rsidRDefault="006932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ent BARILLÉ">
    <w15:presenceInfo w15:providerId="AD" w15:userId="S::laurent.barille@univ-nantes.fr::19d23061-32e2-4a97-b2dc-9729a2b8e2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8F8"/>
    <w:rsid w:val="00031B39"/>
    <w:rsid w:val="0039490D"/>
    <w:rsid w:val="00571572"/>
    <w:rsid w:val="006932B0"/>
    <w:rsid w:val="00AA48F8"/>
    <w:rsid w:val="00AE646A"/>
    <w:rsid w:val="00C655D2"/>
    <w:rsid w:val="00D410B4"/>
    <w:rsid w:val="00D82CA9"/>
    <w:rsid w:val="00F4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23332"/>
  <w15:docId w15:val="{3BFC8770-FC67-4CF3-A084-FD69AAF3E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styleId="Marquedecommentaire">
    <w:name w:val="annotation reference"/>
    <w:basedOn w:val="Policepardfaut"/>
    <w:semiHidden/>
    <w:unhideWhenUsed/>
    <w:rsid w:val="00C655D2"/>
    <w:rPr>
      <w:sz w:val="16"/>
      <w:szCs w:val="16"/>
    </w:rPr>
  </w:style>
  <w:style w:type="paragraph" w:styleId="Commentaire">
    <w:name w:val="annotation text"/>
    <w:basedOn w:val="Normal"/>
    <w:link w:val="CommentaireCar"/>
    <w:semiHidden/>
    <w:unhideWhenUsed/>
    <w:rsid w:val="00C655D2"/>
    <w:rPr>
      <w:sz w:val="20"/>
      <w:szCs w:val="20"/>
    </w:rPr>
  </w:style>
  <w:style w:type="character" w:customStyle="1" w:styleId="CommentaireCar">
    <w:name w:val="Commentaire Car"/>
    <w:basedOn w:val="Policepardfaut"/>
    <w:link w:val="Commentaire"/>
    <w:semiHidden/>
    <w:rsid w:val="00C655D2"/>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C655D2"/>
    <w:rPr>
      <w:b/>
      <w:bCs/>
    </w:rPr>
  </w:style>
  <w:style w:type="character" w:customStyle="1" w:styleId="ObjetducommentaireCar">
    <w:name w:val="Objet du commentaire Car"/>
    <w:basedOn w:val="CommentaireCar"/>
    <w:link w:val="Objetducommentaire"/>
    <w:semiHidden/>
    <w:rsid w:val="00C655D2"/>
    <w:rPr>
      <w:rFonts w:ascii="Palatino Linotype" w:hAnsi="Palatino Linotyp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939</TotalTime>
  <Pages>16</Pages>
  <Words>4056</Words>
  <Characters>22311</Characters>
  <Application>Microsoft Office Word</Application>
  <DocSecurity>0</DocSecurity>
  <Lines>185</Lines>
  <Paragraphs>52</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MadaKapPy: A tool for in situ biomass estimation of kappaphycus cultures</vt:lpstr>
      <vt:lpstr>Here is a document</vt:lpstr>
      <vt:lpstr>    1 Quarto</vt:lpstr>
      <vt:lpstr>    2 Running Code</vt:lpstr>
    </vt:vector>
  </TitlesOfParts>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MadaKapPy: A tool for in situ biomass estimation of kappaphycus cultures</dc:title>
  <dc:creator>Simon Oiry;Sébastien Jan;Manon Museux;Ravo A. Mahandrisoa Randriamaroson;Anthony;Laurent Barillé</dc:creator>
  <cp:keywords>To be Written</cp:keywords>
  <cp:lastModifiedBy>Laurent BARILLÉ</cp:lastModifiedBy>
  <cp:revision>6</cp:revision>
  <dcterms:created xsi:type="dcterms:W3CDTF">2026-05-06T16:18:00Z</dcterms:created>
  <dcterms:modified xsi:type="dcterms:W3CDTF">2026-05-07T07:48:00Z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be Written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2026-05-06</vt:lpwstr>
  </property>
  <property fmtid="{D5CDD505-2E9C-101B-9397-08002B2CF9AE}" pid="13" name="editor_options">
    <vt:lpwstr/>
  </property>
  <property fmtid="{D5CDD505-2E9C-101B-9397-08002B2CF9AE}" pid="14" name="engines">
    <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ey-points">
    <vt:lpwstr/>
  </property>
  <property fmtid="{D5CDD505-2E9C-101B-9397-08002B2CF9AE}" pid="20" name="labels">
    <vt:lpwstr/>
  </property>
  <property fmtid="{D5CDD505-2E9C-101B-9397-08002B2CF9AE}" pid="21" name="lightbox">
    <vt:lpwstr>auto</vt:lpwstr>
  </property>
  <property fmtid="{D5CDD505-2E9C-101B-9397-08002B2CF9AE}" pid="22" name="manuscript">
    <vt:lpwstr/>
  </property>
  <property fmtid="{D5CDD505-2E9C-101B-9397-08002B2CF9AE}" pid="23" name="notebook-preview-options">
    <vt:lpwstr/>
  </property>
  <property fmtid="{D5CDD505-2E9C-101B-9397-08002B2CF9AE}" pid="24" name="plain-language-summary">
    <vt:lpwstr>To be written</vt:lpwstr>
  </property>
  <property fmtid="{D5CDD505-2E9C-101B-9397-08002B2CF9AE}" pid="25" name="quarto-internal">
    <vt:lpwstr/>
  </property>
  <property fmtid="{D5CDD505-2E9C-101B-9397-08002B2CF9AE}" pid="26" name="remove-hidden">
    <vt:lpwstr>all</vt:lpwstr>
  </property>
  <property fmtid="{D5CDD505-2E9C-101B-9397-08002B2CF9AE}" pid="27" name="resources">
    <vt:lpwstr/>
  </property>
  <property fmtid="{D5CDD505-2E9C-101B-9397-08002B2CF9AE}" pid="28" name="shorttitle">
    <vt:lpwstr>MadaKapPy</vt:lpwstr>
  </property>
  <property fmtid="{D5CDD505-2E9C-101B-9397-08002B2CF9AE}" pid="29" name="template-partials">
    <vt:lpwstr/>
  </property>
  <property fmtid="{D5CDD505-2E9C-101B-9397-08002B2CF9AE}" pid="30" name="theme">
    <vt:lpwstr>cosmo</vt:lpwstr>
  </property>
  <property fmtid="{D5CDD505-2E9C-101B-9397-08002B2CF9AE}" pid="31" name="title-block-style">
    <vt:lpwstr>manuscript</vt:lpwstr>
  </property>
  <property fmtid="{D5CDD505-2E9C-101B-9397-08002B2CF9AE}" pid="32" name="toc-title">
    <vt:lpwstr>Table of contents</vt:lpwstr>
  </property>
  <property fmtid="{D5CDD505-2E9C-101B-9397-08002B2CF9AE}" pid="33" name="unroll-markdown-cells">
    <vt:lpwstr>True</vt:lpwstr>
  </property>
  <property fmtid="{D5CDD505-2E9C-101B-9397-08002B2CF9AE}" pid="34" name="GrammarlyDocumentId">
    <vt:lpwstr>72f119b7-3e7d-4c93-87d7-ed61370795f9</vt:lpwstr>
  </property>
</Properties>
</file>