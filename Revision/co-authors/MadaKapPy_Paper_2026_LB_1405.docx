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094" w:rsidDel="004C131A" w:rsidRDefault="00A33094">
      <w:pPr>
        <w:pStyle w:val="Titre1"/>
        <w:rPr>
          <w:del w:id="0" w:author="barille-l" w:date="2026-05-14T16:27:00Z"/>
        </w:rPr>
      </w:pPr>
      <w:bookmarkStart w:id="1" w:name="results"/>
    </w:p>
    <w:p w:rsidR="00A33094" w:rsidRDefault="00741B1E">
      <w:pPr>
        <w:pStyle w:val="Titre2"/>
      </w:pPr>
      <w:bookmarkStart w:id="2" w:name="Xa168d306af65527dbd7ba038661e0f66e4aa9b0"/>
      <w:r>
        <w:t xml:space="preserve">3.1 </w:t>
      </w:r>
      <w:proofErr w:type="spellStart"/>
      <w:r>
        <w:t>Spatio</w:t>
      </w:r>
      <w:proofErr w:type="spellEnd"/>
      <w:r>
        <w:t>-temporal variability of seaweed production</w:t>
      </w:r>
    </w:p>
    <w:p w:rsidR="00A33094" w:rsidRDefault="00741B1E">
      <w:pPr>
        <w:pStyle w:val="FirstParagraph"/>
      </w:pPr>
      <w:r>
        <w:t>Across the lagoon, the daily growth rate (DGR) of cultivation plots displayed a marked spatial structure (</w:t>
      </w:r>
      <w:hyperlink w:anchor="fig-plot-productivity-map">
        <w:r>
          <w:rPr>
            <w:rStyle w:val="Lienhypertexte"/>
          </w:rPr>
          <w:t>Figure 4</w:t>
        </w:r>
      </w:hyperlink>
      <w:r>
        <w:t>). Higher mean DGR values were generally observed in plots located along the eastern side of the lagoon, closer to the coral barrier, where several plots reached approximately 4 %.day⁻¹. In contrast, plots positioned toward the central channel and the inner lagoon showed consistently lower DGR values, in some cases close to 2 %.day⁻¹. This pattern was visible both at the scale of individual module but also between modules, suggesting that DGR may be influenced by a dominant environmental gradient across the lagoon. Within several modules, DGR also varied among adjacent plots, indicating substantial fine-scale heterogeneity. The main exception to the overall spatial gradient was the northernmost cultivation module, where low DGR values were observed across most plots, irrespective of their relative position within the module.</w:t>
      </w:r>
    </w:p>
    <w:tbl>
      <w:tblPr>
        <w:tblStyle w:val="Table"/>
        <w:tblW w:w="5000" w:type="pct"/>
        <w:tblLayout w:type="fixed"/>
        <w:tblLook w:val="0000" w:firstRow="0" w:lastRow="0" w:firstColumn="0" w:lastColumn="0" w:noHBand="0" w:noVBand="0"/>
      </w:tblPr>
      <w:tblGrid>
        <w:gridCol w:w="9360"/>
      </w:tblGrid>
      <w:tr w:rsidR="00A33094" w:rsidDel="007737A8">
        <w:trPr>
          <w:del w:id="3" w:author="barille-l" w:date="2026-05-14T16:32:00Z"/>
        </w:trPr>
        <w:tc>
          <w:tcPr>
            <w:tcW w:w="7920" w:type="dxa"/>
          </w:tcPr>
          <w:p w:rsidR="00A33094" w:rsidDel="00C759B8" w:rsidRDefault="00A33094">
            <w:pPr>
              <w:pStyle w:val="Compact"/>
              <w:jc w:val="center"/>
              <w:rPr>
                <w:del w:id="4" w:author="barille-l" w:date="2026-05-14T16:30:00Z"/>
              </w:rPr>
            </w:pPr>
            <w:bookmarkStart w:id="5" w:name="fig-plot-productivity-map"/>
            <w:bookmarkStart w:id="6" w:name="cell-fig-plot-productivity-map"/>
            <w:bookmarkStart w:id="7" w:name="_GoBack"/>
            <w:bookmarkEnd w:id="7"/>
          </w:p>
          <w:p w:rsidR="00A33094" w:rsidDel="007737A8" w:rsidRDefault="00A33094">
            <w:pPr>
              <w:pStyle w:val="ImageCaption"/>
              <w:spacing w:before="200"/>
              <w:rPr>
                <w:del w:id="8" w:author="barille-l" w:date="2026-05-14T16:32:00Z"/>
              </w:rPr>
            </w:pPr>
          </w:p>
        </w:tc>
        <w:bookmarkEnd w:id="5"/>
      </w:tr>
    </w:tbl>
    <w:bookmarkEnd w:id="6"/>
    <w:p w:rsidR="00A33094" w:rsidRDefault="00741B1E">
      <w:pPr>
        <w:pStyle w:val="Corpsdetexte"/>
      </w:pPr>
      <w:r>
        <w:t xml:space="preserve">Cultivation plots were harvested at an average biomass of </w:t>
      </w:r>
      <w:del w:id="9" w:author="barille-l" w:date="2026-05-14T15:55:00Z">
        <w:r w:rsidDel="00B223BC">
          <w:delText xml:space="preserve">approximately </w:delText>
        </w:r>
      </w:del>
      <w:ins w:id="10" w:author="barille-l" w:date="2026-05-14T15:55:00Z">
        <w:r w:rsidR="00B223BC" w:rsidRPr="00B223BC">
          <w:rPr>
            <w:i/>
            <w:rPrChange w:id="11" w:author="barille-l" w:date="2026-05-14T15:55:00Z">
              <w:rPr/>
            </w:rPrChange>
          </w:rPr>
          <w:t>ca.</w:t>
        </w:r>
        <w:r w:rsidR="00B223BC">
          <w:t xml:space="preserve"> </w:t>
        </w:r>
      </w:ins>
      <w:r>
        <w:t>2900 kg (</w:t>
      </w:r>
      <w:hyperlink w:anchor="fig-harvested-biomass-distribution">
        <w:r>
          <w:rPr>
            <w:rStyle w:val="Lienhypertexte"/>
          </w:rPr>
          <w:t>Figure 5</w:t>
        </w:r>
      </w:hyperlink>
      <w:r>
        <w:t xml:space="preserve"> A). Depending on plot-specific daily growth rates (DGR), this target biomass was generally reached after 4 to 6 weeks of cultivation. </w:t>
      </w:r>
      <w:r w:rsidR="00C42EE1" w:rsidRPr="00C42EE1">
        <w:rPr>
          <w:highlight w:val="yellow"/>
          <w:rPrChange w:id="12" w:author="barille-l" w:date="2026-05-14T15:47:00Z">
            <w:rPr/>
          </w:rPrChange>
        </w:rPr>
        <w:t>However, there was a large variability of harvested biomass ranging from 1000 to 5000 kg</w:t>
      </w:r>
      <w:ins w:id="13" w:author="barille-l" w:date="2026-05-14T15:55:00Z">
        <w:r w:rsidR="00B223BC">
          <w:rPr>
            <w:highlight w:val="yellow"/>
          </w:rPr>
          <w:t xml:space="preserve"> per cultivation plot</w:t>
        </w:r>
      </w:ins>
      <w:r w:rsidR="00C42EE1" w:rsidRPr="00C42EE1">
        <w:rPr>
          <w:highlight w:val="yellow"/>
          <w:rPrChange w:id="14" w:author="barille-l" w:date="2026-05-14T15:47:00Z">
            <w:rPr/>
          </w:rPrChange>
        </w:rPr>
        <w:t>.</w:t>
      </w:r>
    </w:p>
    <w:p w:rsidR="00A33094" w:rsidRDefault="00741B1E">
      <w:pPr>
        <w:pStyle w:val="Corpsdetexte"/>
      </w:pPr>
      <w:r>
        <w:t>Temporal patterns in DGR differed according to the position of cultivation plots within the lagoon (</w:t>
      </w:r>
      <w:hyperlink w:anchor="fig-harvested-biomass-distribution">
        <w:r>
          <w:rPr>
            <w:rStyle w:val="Lienhypertexte"/>
          </w:rPr>
          <w:t>Figure 5</w:t>
        </w:r>
      </w:hyperlink>
      <w:r>
        <w:t xml:space="preserve"> B). Plots located closest to the </w:t>
      </w:r>
      <w:del w:id="15" w:author="barille-l" w:date="2026-05-14T15:47:00Z">
        <w:r w:rsidDel="00C42EE1">
          <w:delText>coral reef</w:delText>
        </w:r>
      </w:del>
      <w:ins w:id="16" w:author="barille-l" w:date="2026-05-14T15:47:00Z">
        <w:r w:rsidR="00C42EE1">
          <w:t>reef barrier</w:t>
        </w:r>
      </w:ins>
      <w:r>
        <w:t xml:space="preserve"> showed relatively stable DGR throughout the year, with an average </w:t>
      </w:r>
      <w:del w:id="17" w:author="barille-l" w:date="2026-05-14T15:47:00Z">
        <w:r w:rsidDel="00C42EE1">
          <w:delText xml:space="preserve">value </w:delText>
        </w:r>
      </w:del>
      <w:r>
        <w:t xml:space="preserve">of 3.57 %.day⁻¹ in 2025. In these plots, DGR was </w:t>
      </w:r>
      <w:del w:id="18" w:author="barille-l" w:date="2026-05-14T15:47:00Z">
        <w:r w:rsidDel="00C42EE1">
          <w:delText xml:space="preserve">slightly </w:delText>
        </w:r>
      </w:del>
      <w:r>
        <w:t xml:space="preserve">higher in </w:t>
      </w:r>
      <w:del w:id="19" w:author="barille-l" w:date="2026-05-14T15:47:00Z">
        <w:r w:rsidDel="00C42EE1">
          <w:delText>autumn</w:delText>
        </w:r>
      </w:del>
      <w:proofErr w:type="spellStart"/>
      <w:ins w:id="20" w:author="barille-l" w:date="2026-05-14T15:47:00Z">
        <w:r w:rsidR="00C42EE1">
          <w:t>a</w:t>
        </w:r>
      </w:ins>
      <w:ins w:id="21" w:author="barille-l" w:date="2026-05-14T15:58:00Z">
        <w:r w:rsidR="00B223BC">
          <w:t>O</w:t>
        </w:r>
      </w:ins>
      <w:ins w:id="22" w:author="barille-l" w:date="2026-05-14T15:48:00Z">
        <w:r w:rsidR="00C42EE1">
          <w:t>ctober</w:t>
        </w:r>
      </w:ins>
      <w:proofErr w:type="spellEnd"/>
      <w:r>
        <w:t xml:space="preserve">, reaching 3.88 %.day⁻¹. In contrast, plots located closest to the channel displayed </w:t>
      </w:r>
      <w:ins w:id="23" w:author="barille-l" w:date="2026-05-14T15:48:00Z">
        <w:r w:rsidR="00C42EE1">
          <w:t xml:space="preserve">a </w:t>
        </w:r>
      </w:ins>
      <w:r>
        <w:t xml:space="preserve">stronger seasonal variability. </w:t>
      </w:r>
      <w:r>
        <w:lastRenderedPageBreak/>
        <w:t xml:space="preserve">Their maximum DGR was observed in </w:t>
      </w:r>
      <w:del w:id="24" w:author="barille-l" w:date="2026-05-14T15:49:00Z">
        <w:r w:rsidDel="00C42EE1">
          <w:delText>spring</w:delText>
        </w:r>
      </w:del>
      <w:ins w:id="25" w:author="barille-l" w:date="2026-05-14T15:49:00Z">
        <w:r w:rsidR="00C42EE1">
          <w:t>April</w:t>
        </w:r>
      </w:ins>
      <w:r>
        <w:t>, when values were comparable to those recorded near the coral reef</w:t>
      </w:r>
      <w:ins w:id="26" w:author="barille-l" w:date="2026-05-14T15:49:00Z">
        <w:r w:rsidR="00C42EE1">
          <w:t xml:space="preserve"> barrier</w:t>
        </w:r>
      </w:ins>
      <w:r>
        <w:t xml:space="preserve">. However, during </w:t>
      </w:r>
      <w:ins w:id="27" w:author="barille-l" w:date="2026-05-14T15:50:00Z">
        <w:r w:rsidR="00B223BC">
          <w:t xml:space="preserve">the austral </w:t>
        </w:r>
      </w:ins>
      <w:r>
        <w:t>summer</w:t>
      </w:r>
      <w:del w:id="28" w:author="barille-l" w:date="2026-05-14T15:50:00Z">
        <w:r w:rsidDel="00B223BC">
          <w:delText>,</w:delText>
        </w:r>
      </w:del>
      <w:r>
        <w:t xml:space="preserve"> autumn, and winter, DGR in channel-adjacent plots was significantly lower than in reef-adjacent plots, </w:t>
      </w:r>
      <w:del w:id="29" w:author="barille-l" w:date="2026-05-14T15:50:00Z">
        <w:r w:rsidDel="00B223BC">
          <w:delText xml:space="preserve">reaching </w:delText>
        </w:r>
      </w:del>
      <w:ins w:id="30" w:author="barille-l" w:date="2026-05-14T15:50:00Z">
        <w:r w:rsidR="00B223BC">
          <w:t xml:space="preserve">with </w:t>
        </w:r>
      </w:ins>
      <w:r>
        <w:t xml:space="preserve">values as low as 2.25 %.day⁻¹ in </w:t>
      </w:r>
      <w:del w:id="31" w:author="barille-l" w:date="2026-05-14T15:53:00Z">
        <w:r w:rsidDel="00B223BC">
          <w:delText>winter</w:delText>
        </w:r>
      </w:del>
      <w:ins w:id="32" w:author="barille-l" w:date="2026-05-14T15:53:00Z">
        <w:r w:rsidR="00B223BC">
          <w:t>December and January</w:t>
        </w:r>
      </w:ins>
      <w:r>
        <w:t>.</w:t>
      </w:r>
    </w:p>
    <w:tbl>
      <w:tblPr>
        <w:tblStyle w:val="Table"/>
        <w:tblW w:w="5000" w:type="pct"/>
        <w:tblLayout w:type="fixed"/>
        <w:tblLook w:val="0000" w:firstRow="0" w:lastRow="0" w:firstColumn="0" w:lastColumn="0" w:noHBand="0" w:noVBand="0"/>
      </w:tblPr>
      <w:tblGrid>
        <w:gridCol w:w="9360"/>
      </w:tblGrid>
      <w:tr w:rsidR="00A33094">
        <w:tc>
          <w:tcPr>
            <w:tcW w:w="7920" w:type="dxa"/>
          </w:tcPr>
          <w:p w:rsidR="00A33094" w:rsidRDefault="00741B1E">
            <w:pPr>
              <w:pStyle w:val="Compact"/>
              <w:jc w:val="center"/>
            </w:pPr>
            <w:bookmarkStart w:id="33" w:name="fig-harvested-biomass-distribution"/>
            <w:bookmarkStart w:id="34" w:name="cell-fig-harvested-biomass-distribution"/>
            <w:r>
              <w:rPr>
                <w:noProof/>
                <w:lang w:val="fr-FR" w:eastAsia="fr-FR"/>
              </w:rPr>
              <w:drawing>
                <wp:inline distT="0" distB="0" distL="0" distR="0" wp14:anchorId="0F5827E0" wp14:editId="43FE8608">
                  <wp:extent cx="5943600" cy="3002805"/>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harvested_biomass_distribution_temporal_variability_low_k5.png"/>
                          <pic:cNvPicPr>
                            <a:picLocks noChangeAspect="1" noChangeArrowheads="1"/>
                          </pic:cNvPicPr>
                        </pic:nvPicPr>
                        <pic:blipFill>
                          <a:blip r:embed="rId7"/>
                          <a:stretch>
                            <a:fillRect/>
                          </a:stretch>
                        </pic:blipFill>
                        <pic:spPr bwMode="auto">
                          <a:xfrm>
                            <a:off x="0" y="0"/>
                            <a:ext cx="5943600" cy="3002805"/>
                          </a:xfrm>
                          <a:prstGeom prst="rect">
                            <a:avLst/>
                          </a:prstGeom>
                          <a:noFill/>
                          <a:ln w="9525">
                            <a:noFill/>
                            <a:headEnd/>
                            <a:tailEnd/>
                          </a:ln>
                        </pic:spPr>
                      </pic:pic>
                    </a:graphicData>
                  </a:graphic>
                </wp:inline>
              </w:drawing>
            </w:r>
          </w:p>
          <w:p w:rsidR="00A33094" w:rsidRDefault="00741B1E">
            <w:pPr>
              <w:pStyle w:val="ImageCaption"/>
              <w:spacing w:before="200"/>
            </w:pPr>
            <w:r>
              <w:t xml:space="preserve">Figure 5: Harvested biomass of cultivation modules in 2025. (A) Frequency distribution of harvested biomass. (B) </w:t>
            </w:r>
            <w:ins w:id="35" w:author="barille-l" w:date="2026-05-14T16:01:00Z">
              <w:r w:rsidR="007B0415">
                <w:t xml:space="preserve">Seasonal variability of </w:t>
              </w:r>
            </w:ins>
            <w:r>
              <w:t xml:space="preserve">Daily growth rate </w:t>
            </w:r>
            <w:ins w:id="36" w:author="barille-l" w:date="2026-05-14T16:01:00Z">
              <w:r w:rsidR="007B0415">
                <w:t xml:space="preserve">(DGR) </w:t>
              </w:r>
            </w:ins>
            <w:r>
              <w:t>of harvested modules through</w:t>
            </w:r>
            <w:ins w:id="37" w:author="barille-l" w:date="2026-05-14T16:02:00Z">
              <w:r w:rsidR="007B0415">
                <w:t>out</w:t>
              </w:r>
            </w:ins>
            <w:r>
              <w:t xml:space="preserve"> 2025. Colors distinguish Est and West module positions, solid curves show generalized additive model (GAM) trends fitted with cubic regression splines, and shaded envelopes indicate 95% confidence intervals.</w:t>
            </w:r>
          </w:p>
        </w:tc>
        <w:bookmarkEnd w:id="33"/>
      </w:tr>
    </w:tbl>
    <w:p w:rsidR="00A33094" w:rsidRDefault="00741B1E">
      <w:pPr>
        <w:pStyle w:val="Titre2"/>
      </w:pPr>
      <w:bookmarkStart w:id="38" w:name="random-forest-classification-1"/>
      <w:bookmarkEnd w:id="2"/>
      <w:bookmarkEnd w:id="34"/>
      <w:r>
        <w:t>3.2 Random Forest Classification</w:t>
      </w:r>
    </w:p>
    <w:p w:rsidR="00A33094" w:rsidRDefault="00741B1E">
      <w:pPr>
        <w:pStyle w:val="FirstParagraph"/>
      </w:pPr>
      <w:r>
        <w:t xml:space="preserve">The first step of the </w:t>
      </w:r>
      <w:proofErr w:type="spellStart"/>
      <w:r>
        <w:t>MadaKapPy</w:t>
      </w:r>
      <w:proofErr w:type="spellEnd"/>
      <w:r>
        <w:t xml:space="preserve"> workflow consists of identifying </w:t>
      </w:r>
      <w:proofErr w:type="spellStart"/>
      <w:r>
        <w:rPr>
          <w:i/>
          <w:iCs/>
        </w:rPr>
        <w:t>Kappaphycus</w:t>
      </w:r>
      <w:proofErr w:type="spellEnd"/>
      <w:r>
        <w:t xml:space="preserve"> cultivation lines from the drone imagery provided by the user. This step is based on a Random Forest classifier trained to discriminate </w:t>
      </w:r>
      <w:proofErr w:type="spellStart"/>
      <w:r>
        <w:rPr>
          <w:i/>
          <w:iCs/>
        </w:rPr>
        <w:t>Kappaphycus</w:t>
      </w:r>
      <w:proofErr w:type="spellEnd"/>
      <w:r>
        <w:t xml:space="preserve"> from other image targets using RGB information. </w:t>
      </w:r>
      <w:hyperlink w:anchor="fig-rf-classification-map">
        <w:r>
          <w:rPr>
            <w:rStyle w:val="Lienhypertexte"/>
          </w:rPr>
          <w:t>Figure 6</w:t>
        </w:r>
      </w:hyperlink>
      <w:r>
        <w:t xml:space="preserve"> illustrates the classification output for a single cultivation plot. The RGB </w:t>
      </w:r>
      <w:proofErr w:type="spellStart"/>
      <w:r>
        <w:t>orthomosaic</w:t>
      </w:r>
      <w:proofErr w:type="spellEnd"/>
      <w:r>
        <w:t xml:space="preserve"> shows that the cultivated seaweed is organized along regularly spaced lines, although individual </w:t>
      </w:r>
      <w:proofErr w:type="spellStart"/>
      <w:r>
        <w:t>thalli</w:t>
      </w:r>
      <w:proofErr w:type="spellEnd"/>
      <w:r>
        <w:t xml:space="preserve"> and line structures are locally </w:t>
      </w:r>
      <w:r>
        <w:lastRenderedPageBreak/>
        <w:t>heterogeneous in density and optical appearance (@fig-</w:t>
      </w:r>
      <w:proofErr w:type="spellStart"/>
      <w:proofErr w:type="gramStart"/>
      <w:r>
        <w:t>rf</w:t>
      </w:r>
      <w:proofErr w:type="spellEnd"/>
      <w:r>
        <w:t>-</w:t>
      </w:r>
      <w:proofErr w:type="gramEnd"/>
      <w:r>
        <w:t xml:space="preserve">classification-map A). The classification output reproduced this spatial organization, with most cultivation lines correctly assigned to the </w:t>
      </w:r>
      <w:proofErr w:type="spellStart"/>
      <w:r>
        <w:rPr>
          <w:i/>
          <w:iCs/>
        </w:rPr>
        <w:t>Kappaphycus</w:t>
      </w:r>
      <w:proofErr w:type="spellEnd"/>
      <w:r>
        <w:t xml:space="preserve"> class (</w:t>
      </w:r>
      <w:hyperlink w:anchor="fig-rf-classification-map">
        <w:r>
          <w:rPr>
            <w:rStyle w:val="Lienhypertexte"/>
          </w:rPr>
          <w:t>Figure 6</w:t>
        </w:r>
      </w:hyperlink>
      <w:r>
        <w:t xml:space="preserve"> B). The inset further shows that the classifier was able to detect fine-scale discontinuities within the cultivation lines, corresponding to gaps or lower-density areas visible in the RGB image.</w:t>
      </w:r>
    </w:p>
    <w:p w:rsidR="00A33094" w:rsidRDefault="00741B1E">
      <w:pPr>
        <w:pStyle w:val="Corpsdetexte"/>
      </w:pPr>
      <w:r>
        <w:t xml:space="preserve">Overall, the Random Forest classification provided a coherent delineation of cultivated </w:t>
      </w:r>
      <w:proofErr w:type="spellStart"/>
      <w:r>
        <w:rPr>
          <w:i/>
          <w:iCs/>
        </w:rPr>
        <w:t>Kappaphycus</w:t>
      </w:r>
      <w:proofErr w:type="spellEnd"/>
      <w:r>
        <w:t xml:space="preserve"> biomass at the plot scale. However, some specific cases highlight the distinction between detecting </w:t>
      </w:r>
      <w:proofErr w:type="spellStart"/>
      <w:r>
        <w:rPr>
          <w:i/>
          <w:iCs/>
        </w:rPr>
        <w:t>Kappaphycus</w:t>
      </w:r>
      <w:proofErr w:type="spellEnd"/>
      <w:r>
        <w:t xml:space="preserve"> pixels and identifying harvestable biomass. During the cultivation cycle, cultivation ropes may break (</w:t>
      </w:r>
      <w:hyperlink w:anchor="fig-rf-classification-map">
        <w:r>
          <w:rPr>
            <w:rStyle w:val="Lienhypertexte"/>
          </w:rPr>
          <w:t>Figure 6</w:t>
        </w:r>
      </w:hyperlink>
      <w:r>
        <w:t xml:space="preserve">, green arrow), and fragments of </w:t>
      </w:r>
      <w:proofErr w:type="spellStart"/>
      <w:r>
        <w:rPr>
          <w:i/>
          <w:iCs/>
        </w:rPr>
        <w:t>Kappaphycus</w:t>
      </w:r>
      <w:proofErr w:type="spellEnd"/>
      <w:r>
        <w:t xml:space="preserve"> </w:t>
      </w:r>
      <w:proofErr w:type="spellStart"/>
      <w:r>
        <w:t>thalli</w:t>
      </w:r>
      <w:proofErr w:type="spellEnd"/>
      <w:r>
        <w:t xml:space="preserve"> may detach from the ropes and accumulate on the seafloor (</w:t>
      </w:r>
      <w:hyperlink w:anchor="fig-rf-classification-map">
        <w:r>
          <w:rPr>
            <w:rStyle w:val="Lienhypertexte"/>
          </w:rPr>
          <w:t>Figure 6</w:t>
        </w:r>
      </w:hyperlink>
      <w:r>
        <w:t xml:space="preserve">, blue arrow). In these situations, the classifier can still correctly assign these pixels to the </w:t>
      </w:r>
      <w:proofErr w:type="spellStart"/>
      <w:r>
        <w:rPr>
          <w:i/>
          <w:iCs/>
        </w:rPr>
        <w:t>Kappaphycus</w:t>
      </w:r>
      <w:proofErr w:type="spellEnd"/>
      <w:r>
        <w:t xml:space="preserve"> class, because their spectral and visual characteristics remain similar to attached cultivated </w:t>
      </w:r>
      <w:proofErr w:type="spellStart"/>
      <w:r>
        <w:t>thalli</w:t>
      </w:r>
      <w:proofErr w:type="spellEnd"/>
      <w:r>
        <w:t xml:space="preserve">. However, detached or stranded material is unlikely to be recovered during harvest. Therefore, although these classifications are not necessarily errors from an image-classification perspective, they may introduce uncertainty when classified </w:t>
      </w:r>
      <w:proofErr w:type="spellStart"/>
      <w:r>
        <w:rPr>
          <w:i/>
          <w:iCs/>
        </w:rPr>
        <w:t>Kappaphycus</w:t>
      </w:r>
      <w:proofErr w:type="spellEnd"/>
      <w:r>
        <w:t xml:space="preserve"> area is subsequently used as a proxy for harvestable biomass.</w:t>
      </w:r>
    </w:p>
    <w:tbl>
      <w:tblPr>
        <w:tblStyle w:val="Table"/>
        <w:tblW w:w="5000" w:type="pct"/>
        <w:tblLayout w:type="fixed"/>
        <w:tblLook w:val="0000" w:firstRow="0" w:lastRow="0" w:firstColumn="0" w:lastColumn="0" w:noHBand="0" w:noVBand="0"/>
      </w:tblPr>
      <w:tblGrid>
        <w:gridCol w:w="9360"/>
      </w:tblGrid>
      <w:tr w:rsidR="00A33094">
        <w:tc>
          <w:tcPr>
            <w:tcW w:w="7920" w:type="dxa"/>
          </w:tcPr>
          <w:p w:rsidR="00A33094" w:rsidRDefault="00741B1E">
            <w:pPr>
              <w:pStyle w:val="Compact"/>
              <w:jc w:val="center"/>
            </w:pPr>
            <w:bookmarkStart w:id="39" w:name="fig-rf-classification-map"/>
            <w:bookmarkStart w:id="40" w:name="cell-fig-rf-classification-map"/>
            <w:r>
              <w:rPr>
                <w:noProof/>
                <w:lang w:val="fr-FR" w:eastAsia="fr-FR"/>
              </w:rPr>
              <w:drawing>
                <wp:inline distT="0" distB="0" distL="0" distR="0" wp14:anchorId="1668A997" wp14:editId="483EC0AD">
                  <wp:extent cx="5943600" cy="2571218"/>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RF_Classification/Rf_plot-01.jpg"/>
                          <pic:cNvPicPr>
                            <a:picLocks noChangeAspect="1" noChangeArrowheads="1"/>
                          </pic:cNvPicPr>
                        </pic:nvPicPr>
                        <pic:blipFill>
                          <a:blip r:embed="rId8"/>
                          <a:stretch>
                            <a:fillRect/>
                          </a:stretch>
                        </pic:blipFill>
                        <pic:spPr bwMode="auto">
                          <a:xfrm>
                            <a:off x="0" y="0"/>
                            <a:ext cx="5943600" cy="2571218"/>
                          </a:xfrm>
                          <a:prstGeom prst="rect">
                            <a:avLst/>
                          </a:prstGeom>
                          <a:noFill/>
                          <a:ln w="9525">
                            <a:noFill/>
                            <a:headEnd/>
                            <a:tailEnd/>
                          </a:ln>
                        </pic:spPr>
                      </pic:pic>
                    </a:graphicData>
                  </a:graphic>
                </wp:inline>
              </w:drawing>
            </w:r>
          </w:p>
          <w:p w:rsidR="00A33094" w:rsidRDefault="00741B1E">
            <w:pPr>
              <w:pStyle w:val="ImageCaption"/>
              <w:spacing w:before="200"/>
            </w:pPr>
            <w:r>
              <w:lastRenderedPageBreak/>
              <w:t xml:space="preserve">Figure 6: RGB drone </w:t>
            </w:r>
            <w:proofErr w:type="spellStart"/>
            <w:r>
              <w:t>orthomosaics</w:t>
            </w:r>
            <w:proofErr w:type="spellEnd"/>
            <w:r>
              <w:t xml:space="preserve"> (A). Random Forest classification result</w:t>
            </w:r>
            <w:del w:id="41" w:author="barille-l" w:date="2026-05-14T16:18:00Z">
              <w:r w:rsidDel="006E7C7A">
                <w:delText>s</w:delText>
              </w:r>
            </w:del>
            <w:r>
              <w:t xml:space="preserve"> for a cultivation plot (B). Brown polygons represent pixels class</w:t>
            </w:r>
            <w:ins w:id="42" w:author="barille-l" w:date="2026-05-14T16:05:00Z">
              <w:r w:rsidR="007B0415">
                <w:t>i</w:t>
              </w:r>
            </w:ins>
            <w:r>
              <w:t xml:space="preserve">fied as </w:t>
            </w:r>
            <w:proofErr w:type="spellStart"/>
            <w:r>
              <w:t>Kappaphycus</w:t>
            </w:r>
            <w:proofErr w:type="spellEnd"/>
            <w:r>
              <w:t xml:space="preserve"> while grey polygons repre</w:t>
            </w:r>
            <w:del w:id="43" w:author="barille-l" w:date="2026-05-14T16:18:00Z">
              <w:r w:rsidDel="006E7C7A">
                <w:delText>n</w:delText>
              </w:r>
            </w:del>
            <w:r>
              <w:t>sent bottom pixels.</w:t>
            </w:r>
          </w:p>
        </w:tc>
        <w:bookmarkEnd w:id="39"/>
      </w:tr>
    </w:tbl>
    <w:bookmarkEnd w:id="40"/>
    <w:p w:rsidR="00A33094" w:rsidRDefault="00741B1E">
      <w:pPr>
        <w:pStyle w:val="Corpsdetexte"/>
      </w:pPr>
      <w:r>
        <w:rPr>
          <w:b/>
          <w:bCs/>
        </w:rPr>
        <w:lastRenderedPageBreak/>
        <w:t xml:space="preserve">?? </w:t>
      </w:r>
      <w:proofErr w:type="gramStart"/>
      <w:r>
        <w:rPr>
          <w:b/>
          <w:bCs/>
        </w:rPr>
        <w:t>VALIDATION ??</w:t>
      </w:r>
      <w:proofErr w:type="gramEnd"/>
    </w:p>
    <w:p w:rsidR="00A33094" w:rsidRDefault="00741B1E">
      <w:pPr>
        <w:pStyle w:val="Titre2"/>
      </w:pPr>
      <w:bookmarkStart w:id="44" w:name="biomass-estimation"/>
      <w:bookmarkEnd w:id="38"/>
      <w:r>
        <w:t>3.3 Biomass estimation</w:t>
      </w:r>
    </w:p>
    <w:p w:rsidR="00A33094" w:rsidRDefault="00741B1E">
      <w:pPr>
        <w:pStyle w:val="Titre2"/>
      </w:pPr>
      <w:bookmarkStart w:id="45" w:name="the-madakappy-application"/>
      <w:bookmarkEnd w:id="44"/>
      <w:r>
        <w:t xml:space="preserve">3.4 The </w:t>
      </w:r>
      <w:proofErr w:type="spellStart"/>
      <w:r>
        <w:t>MadaKapPy</w:t>
      </w:r>
      <w:proofErr w:type="spellEnd"/>
      <w:r>
        <w:t xml:space="preserve"> application</w:t>
      </w:r>
    </w:p>
    <w:p w:rsidR="00A33094" w:rsidRDefault="00741B1E">
      <w:pPr>
        <w:pStyle w:val="Titre1"/>
      </w:pPr>
      <w:bookmarkStart w:id="46" w:name="bibliography"/>
      <w:bookmarkEnd w:id="1"/>
      <w:bookmarkEnd w:id="45"/>
      <w:r>
        <w:t>4. Bibliography</w:t>
      </w:r>
    </w:p>
    <w:p w:rsidR="00A33094" w:rsidRDefault="00741B1E">
      <w:pPr>
        <w:pStyle w:val="Bibliographie"/>
      </w:pPr>
      <w:bookmarkStart w:id="47" w:name="bibref_15"/>
      <w:bookmarkStart w:id="48" w:name="ref-Breiman2001RandomForests"/>
      <w:bookmarkStart w:id="49" w:name="refs"/>
      <w:proofErr w:type="spellStart"/>
      <w:r>
        <w:t>Breiman</w:t>
      </w:r>
      <w:proofErr w:type="spellEnd"/>
      <w:r>
        <w:t>, L., 2001. Random forests. Machine Learning 45, 5–32.</w:t>
      </w:r>
      <w:bookmarkEnd w:id="47"/>
    </w:p>
    <w:p w:rsidR="00A33094" w:rsidRDefault="00741B1E">
      <w:pPr>
        <w:pStyle w:val="Bibliographie"/>
      </w:pPr>
      <w:bookmarkStart w:id="50" w:name="bibref_1"/>
      <w:bookmarkStart w:id="51" w:name="ref-FAO2024SOFIA"/>
      <w:bookmarkEnd w:id="48"/>
      <w:r>
        <w:t>FAO, 2024. The state of world fisheries and aquaculture 2024: Blue transformation in action. Food; Agriculture Organization of the United Nations, Rome. https://doi.org/10.4060/cd0683en</w:t>
      </w:r>
      <w:bookmarkEnd w:id="50"/>
    </w:p>
    <w:p w:rsidR="00A33094" w:rsidRDefault="00741B1E">
      <w:pPr>
        <w:pStyle w:val="Bibliographie"/>
      </w:pPr>
      <w:bookmarkStart w:id="52" w:name="bibref_4"/>
      <w:bookmarkStart w:id="53" w:name="ref-Hayashi2017Kappaphycus"/>
      <w:bookmarkEnd w:id="51"/>
      <w:r>
        <w:t xml:space="preserve">Hayashi, L., Reis, R.P., Santos, A.A. dos, </w:t>
      </w:r>
      <w:proofErr w:type="spellStart"/>
      <w:r>
        <w:t>Castelar</w:t>
      </w:r>
      <w:proofErr w:type="spellEnd"/>
      <w:r>
        <w:t xml:space="preserve">, B., Robledo, D., Vega, G.B. de, </w:t>
      </w:r>
      <w:proofErr w:type="spellStart"/>
      <w:r>
        <w:t>Msuya</w:t>
      </w:r>
      <w:proofErr w:type="spellEnd"/>
      <w:r>
        <w:t xml:space="preserve">, F.E., </w:t>
      </w:r>
      <w:proofErr w:type="spellStart"/>
      <w:r>
        <w:t>Eswaran</w:t>
      </w:r>
      <w:proofErr w:type="spellEnd"/>
      <w:r>
        <w:t xml:space="preserve">, K., </w:t>
      </w:r>
      <w:proofErr w:type="spellStart"/>
      <w:r>
        <w:t>Yasir</w:t>
      </w:r>
      <w:proofErr w:type="spellEnd"/>
      <w:r>
        <w:t xml:space="preserve">, </w:t>
      </w:r>
      <w:proofErr w:type="spellStart"/>
      <w:r>
        <w:t>S.Md</w:t>
      </w:r>
      <w:proofErr w:type="spellEnd"/>
      <w:r>
        <w:t xml:space="preserve">., Ali, M.K.M., Hurtado, A.Q., 2017. The cultivation of </w:t>
      </w:r>
      <w:proofErr w:type="spellStart"/>
      <w:r>
        <w:t>kappaphycus</w:t>
      </w:r>
      <w:proofErr w:type="spellEnd"/>
      <w:r>
        <w:t xml:space="preserve"> and </w:t>
      </w:r>
      <w:proofErr w:type="spellStart"/>
      <w:r>
        <w:t>eucheuma</w:t>
      </w:r>
      <w:proofErr w:type="spellEnd"/>
      <w:r>
        <w:t xml:space="preserve"> in tropical and sub-tropical waters, in: Hurtado, A.Q., </w:t>
      </w:r>
      <w:proofErr w:type="spellStart"/>
      <w:r>
        <w:t>Critchley</w:t>
      </w:r>
      <w:proofErr w:type="spellEnd"/>
      <w:r>
        <w:t xml:space="preserve">, A.T., </w:t>
      </w:r>
      <w:proofErr w:type="spellStart"/>
      <w:r>
        <w:t>Neish</w:t>
      </w:r>
      <w:proofErr w:type="spellEnd"/>
      <w:r>
        <w:t xml:space="preserve">, </w:t>
      </w:r>
      <w:proofErr w:type="gramStart"/>
      <w:r>
        <w:t>I.C</w:t>
      </w:r>
      <w:proofErr w:type="gramEnd"/>
      <w:r>
        <w:t>. (Eds.), Tropical Seaweed Farming: Trends, Problems and Opportunities, Developments in Applied Phycology. Springer International Publishing, Cham, Switzerland, pp. 55–90. https://doi.org/10.1007/978-3-319-63498-2_4</w:t>
      </w:r>
      <w:bookmarkEnd w:id="52"/>
    </w:p>
    <w:p w:rsidR="00A33094" w:rsidRDefault="00741B1E">
      <w:pPr>
        <w:pStyle w:val="Bibliographie"/>
      </w:pPr>
      <w:bookmarkStart w:id="54" w:name="ref-Hurtado2017TropicalSeaweed"/>
      <w:bookmarkEnd w:id="53"/>
      <w:r>
        <w:t xml:space="preserve">Hurtado, A.Q., </w:t>
      </w:r>
      <w:proofErr w:type="spellStart"/>
      <w:r>
        <w:t>Critchley</w:t>
      </w:r>
      <w:proofErr w:type="spellEnd"/>
      <w:r>
        <w:t xml:space="preserve">, A.T., </w:t>
      </w:r>
      <w:proofErr w:type="spellStart"/>
      <w:r>
        <w:t>Neish</w:t>
      </w:r>
      <w:proofErr w:type="spellEnd"/>
      <w:r>
        <w:t xml:space="preserve">, I.C. (Eds.), 2017. Tropical seaweed farming: Trends, problems and opportunities: Focus on </w:t>
      </w:r>
      <w:proofErr w:type="spellStart"/>
      <w:r>
        <w:t>kappaphycus</w:t>
      </w:r>
      <w:proofErr w:type="spellEnd"/>
      <w:r>
        <w:t xml:space="preserve"> and </w:t>
      </w:r>
      <w:proofErr w:type="spellStart"/>
      <w:r>
        <w:t>eucheuma</w:t>
      </w:r>
      <w:proofErr w:type="spellEnd"/>
      <w:r>
        <w:t xml:space="preserve"> of commerce, Developments in applied phycology. Springer International Publishing, Cham, Switzerland. https://doi.org/10.1007/978-3-319-63498-2</w:t>
      </w:r>
    </w:p>
    <w:p w:rsidR="00A33094" w:rsidRDefault="00741B1E">
      <w:pPr>
        <w:pStyle w:val="Bibliographie"/>
      </w:pPr>
      <w:bookmarkStart w:id="55" w:name="bibref_10"/>
      <w:bookmarkStart w:id="56" w:name="ref-innocentini2024analysis"/>
      <w:bookmarkEnd w:id="54"/>
      <w:proofErr w:type="spellStart"/>
      <w:r>
        <w:t>Innocentini</w:t>
      </w:r>
      <w:proofErr w:type="spellEnd"/>
      <w:r>
        <w:t xml:space="preserve">, M.M., Rodrigues, E.F., </w:t>
      </w:r>
      <w:proofErr w:type="spellStart"/>
      <w:r>
        <w:t>Mathion</w:t>
      </w:r>
      <w:proofErr w:type="spellEnd"/>
      <w:r>
        <w:t xml:space="preserve">, J.K., </w:t>
      </w:r>
      <w:proofErr w:type="spellStart"/>
      <w:r>
        <w:t>Caritá</w:t>
      </w:r>
      <w:proofErr w:type="spellEnd"/>
      <w:r>
        <w:t xml:space="preserve">, E.C., </w:t>
      </w:r>
      <w:proofErr w:type="spellStart"/>
      <w:r>
        <w:t>Simão</w:t>
      </w:r>
      <w:proofErr w:type="spellEnd"/>
      <w:r>
        <w:t xml:space="preserve">, L., </w:t>
      </w:r>
      <w:proofErr w:type="spellStart"/>
      <w:r>
        <w:t>Marins</w:t>
      </w:r>
      <w:proofErr w:type="spellEnd"/>
      <w:r>
        <w:t xml:space="preserve">, M., 2024. Analysis of multispectral indices as a tool for segmenting and quantifying the seaweed </w:t>
      </w:r>
      <w:proofErr w:type="spellStart"/>
      <w:r>
        <w:t>kappaphycus</w:t>
      </w:r>
      <w:proofErr w:type="spellEnd"/>
      <w:r>
        <w:t xml:space="preserve"> </w:t>
      </w:r>
      <w:proofErr w:type="spellStart"/>
      <w:r>
        <w:t>alvarezii</w:t>
      </w:r>
      <w:proofErr w:type="spellEnd"/>
      <w:r>
        <w:t xml:space="preserve"> in a commercial cultivation system. Biomass 4, 933–946. https://doi.org/10.3390/biomass4030052</w:t>
      </w:r>
      <w:bookmarkEnd w:id="55"/>
    </w:p>
    <w:p w:rsidR="00A33094" w:rsidRDefault="00741B1E">
      <w:pPr>
        <w:pStyle w:val="Bibliographie"/>
      </w:pPr>
      <w:bookmarkStart w:id="57" w:name="bibref_8"/>
      <w:bookmarkStart w:id="58" w:name="ref-Joyce_Fickas_Kalamandeen_2023"/>
      <w:bookmarkEnd w:id="56"/>
      <w:r>
        <w:t xml:space="preserve">Joyce, K.E., </w:t>
      </w:r>
      <w:proofErr w:type="spellStart"/>
      <w:r>
        <w:t>Fickas</w:t>
      </w:r>
      <w:proofErr w:type="spellEnd"/>
      <w:r>
        <w:t xml:space="preserve">, K.C., </w:t>
      </w:r>
      <w:proofErr w:type="spellStart"/>
      <w:r>
        <w:t>Kalamandeen</w:t>
      </w:r>
      <w:proofErr w:type="spellEnd"/>
      <w:r>
        <w:t>, M., 2023. The unique value proposition for using drones to map coastal ecosystems. Cambridge Prisms: Coastal Futures 1, e6. https://doi.org/10.1017/cft.2022.7</w:t>
      </w:r>
      <w:bookmarkEnd w:id="57"/>
    </w:p>
    <w:p w:rsidR="00A33094" w:rsidRDefault="00741B1E">
      <w:pPr>
        <w:pStyle w:val="Bibliographie"/>
      </w:pPr>
      <w:bookmarkStart w:id="59" w:name="bibref_12"/>
      <w:bookmarkStart w:id="60" w:name="ref-langford2021monitoring"/>
      <w:bookmarkEnd w:id="58"/>
      <w:r>
        <w:t xml:space="preserve">Langford, A., Waldron, S., Saleh, H., others, 2021. Monitoring the COVID-19-affected </w:t>
      </w:r>
      <w:proofErr w:type="spellStart"/>
      <w:proofErr w:type="gramStart"/>
      <w:r>
        <w:t>indonesian</w:t>
      </w:r>
      <w:proofErr w:type="spellEnd"/>
      <w:proofErr w:type="gramEnd"/>
      <w:r>
        <w:t xml:space="preserve"> seaweed industry using remote sensing data. Marine Policy 127, 104431. https://doi.org/10.1016/j.marpol.2021.104431</w:t>
      </w:r>
      <w:bookmarkEnd w:id="59"/>
    </w:p>
    <w:p w:rsidR="00A33094" w:rsidRDefault="00741B1E">
      <w:pPr>
        <w:pStyle w:val="Bibliographie"/>
      </w:pPr>
      <w:bookmarkStart w:id="61" w:name="bibref_5"/>
      <w:bookmarkStart w:id="62" w:name="ref-msuya2022seaweed"/>
      <w:bookmarkEnd w:id="60"/>
      <w:proofErr w:type="spellStart"/>
      <w:r>
        <w:lastRenderedPageBreak/>
        <w:t>Msuya</w:t>
      </w:r>
      <w:proofErr w:type="spellEnd"/>
      <w:r>
        <w:t xml:space="preserve">, F.E., Bolton, J., Pascal, F., </w:t>
      </w:r>
      <w:proofErr w:type="spellStart"/>
      <w:r>
        <w:t>Narrain</w:t>
      </w:r>
      <w:proofErr w:type="spellEnd"/>
      <w:r>
        <w:t xml:space="preserve">, K., </w:t>
      </w:r>
      <w:proofErr w:type="spellStart"/>
      <w:r>
        <w:t>Nyonje</w:t>
      </w:r>
      <w:proofErr w:type="spellEnd"/>
      <w:r>
        <w:t xml:space="preserve">, B., </w:t>
      </w:r>
      <w:proofErr w:type="spellStart"/>
      <w:r>
        <w:t>Cottier</w:t>
      </w:r>
      <w:proofErr w:type="spellEnd"/>
      <w:r>
        <w:t xml:space="preserve">-Cook, E.J., 2022. Seaweed farming in </w:t>
      </w:r>
      <w:proofErr w:type="spellStart"/>
      <w:proofErr w:type="gramStart"/>
      <w:r>
        <w:t>africa</w:t>
      </w:r>
      <w:proofErr w:type="spellEnd"/>
      <w:proofErr w:type="gramEnd"/>
      <w:r>
        <w:t>: Current status and future potential. Journal of Applied Phycology 34, 985–1005. https://doi.org/10.1007/s10811-021-02676-w</w:t>
      </w:r>
      <w:bookmarkEnd w:id="61"/>
    </w:p>
    <w:p w:rsidR="00A33094" w:rsidRDefault="00741B1E">
      <w:pPr>
        <w:pStyle w:val="Bibliographie"/>
      </w:pPr>
      <w:bookmarkStart w:id="63" w:name="bibref_17"/>
      <w:bookmarkStart w:id="64" w:name="ref-nurdin2023precision"/>
      <w:bookmarkEnd w:id="62"/>
      <w:proofErr w:type="spellStart"/>
      <w:r>
        <w:t>Nurdin</w:t>
      </w:r>
      <w:proofErr w:type="spellEnd"/>
      <w:r>
        <w:t xml:space="preserve">, N., </w:t>
      </w:r>
      <w:proofErr w:type="spellStart"/>
      <w:r>
        <w:t>Alevizos</w:t>
      </w:r>
      <w:proofErr w:type="spellEnd"/>
      <w:r>
        <w:t xml:space="preserve">, E., </w:t>
      </w:r>
      <w:proofErr w:type="spellStart"/>
      <w:r>
        <w:t>Syamsuddin</w:t>
      </w:r>
      <w:proofErr w:type="spellEnd"/>
      <w:r>
        <w:t xml:space="preserve">, R., </w:t>
      </w:r>
      <w:proofErr w:type="spellStart"/>
      <w:r>
        <w:t>Asis</w:t>
      </w:r>
      <w:proofErr w:type="spellEnd"/>
      <w:r>
        <w:t xml:space="preserve">, H., </w:t>
      </w:r>
      <w:proofErr w:type="spellStart"/>
      <w:r>
        <w:t>Zainuddin</w:t>
      </w:r>
      <w:proofErr w:type="spellEnd"/>
      <w:r>
        <w:t xml:space="preserve">, E.N., </w:t>
      </w:r>
      <w:proofErr w:type="spellStart"/>
      <w:r>
        <w:t>Aris</w:t>
      </w:r>
      <w:proofErr w:type="spellEnd"/>
      <w:r>
        <w:t xml:space="preserve">, A., </w:t>
      </w:r>
      <w:proofErr w:type="spellStart"/>
      <w:r>
        <w:t>Oiry</w:t>
      </w:r>
      <w:proofErr w:type="spellEnd"/>
      <w:r>
        <w:t xml:space="preserve">, S., </w:t>
      </w:r>
      <w:proofErr w:type="spellStart"/>
      <w:r>
        <w:t>Brunier</w:t>
      </w:r>
      <w:proofErr w:type="spellEnd"/>
      <w:r>
        <w:t xml:space="preserve">, G., Komatsu, T., </w:t>
      </w:r>
      <w:proofErr w:type="spellStart"/>
      <w:r>
        <w:t>Barillé</w:t>
      </w:r>
      <w:proofErr w:type="spellEnd"/>
      <w:r>
        <w:t xml:space="preserve">, L., 2023. Precision aquaculture drone mapping of the spatial distribution of </w:t>
      </w:r>
      <w:proofErr w:type="spellStart"/>
      <w:r>
        <w:t>kappaphycus</w:t>
      </w:r>
      <w:proofErr w:type="spellEnd"/>
      <w:r>
        <w:t xml:space="preserve"> </w:t>
      </w:r>
      <w:proofErr w:type="spellStart"/>
      <w:r>
        <w:t>alvarezii</w:t>
      </w:r>
      <w:proofErr w:type="spellEnd"/>
      <w:r>
        <w:t xml:space="preserve"> biomass and carrageenan. Remote Sensing 15, 3674. https://doi.org/10.3390/rs15143674</w:t>
      </w:r>
      <w:bookmarkEnd w:id="63"/>
    </w:p>
    <w:p w:rsidR="00A33094" w:rsidRDefault="00741B1E">
      <w:pPr>
        <w:pStyle w:val="Bibliographie"/>
      </w:pPr>
      <w:bookmarkStart w:id="65" w:name="bibref_11"/>
      <w:bookmarkStart w:id="66" w:name="ref-nurdin2025seasionality"/>
      <w:bookmarkEnd w:id="64"/>
      <w:proofErr w:type="spellStart"/>
      <w:r>
        <w:t>Nurdin</w:t>
      </w:r>
      <w:proofErr w:type="spellEnd"/>
      <w:r>
        <w:t xml:space="preserve">, N., </w:t>
      </w:r>
      <w:proofErr w:type="spellStart"/>
      <w:r>
        <w:t>Aris</w:t>
      </w:r>
      <w:proofErr w:type="spellEnd"/>
      <w:r>
        <w:t xml:space="preserve">, A., AS, M.A., 2025. </w:t>
      </w:r>
      <w:proofErr w:type="spellStart"/>
      <w:r>
        <w:t>Seasionality</w:t>
      </w:r>
      <w:proofErr w:type="spellEnd"/>
      <w:r>
        <w:t xml:space="preserve"> of </w:t>
      </w:r>
      <w:proofErr w:type="spellStart"/>
      <w:r>
        <w:t>kappaphycus</w:t>
      </w:r>
      <w:proofErr w:type="spellEnd"/>
      <w:r>
        <w:t xml:space="preserve"> </w:t>
      </w:r>
      <w:proofErr w:type="spellStart"/>
      <w:r>
        <w:t>alvarezii</w:t>
      </w:r>
      <w:proofErr w:type="spellEnd"/>
      <w:r>
        <w:t xml:space="preserve"> production trends in south </w:t>
      </w:r>
      <w:proofErr w:type="spellStart"/>
      <w:proofErr w:type="gramStart"/>
      <w:r>
        <w:t>sulawesi</w:t>
      </w:r>
      <w:proofErr w:type="spellEnd"/>
      <w:proofErr w:type="gramEnd"/>
      <w:r>
        <w:t xml:space="preserve"> using UAV monitoring. Remote Sensing Applications: Society and Environment 101659. https://doi.org/10.1016/j.rsase.2025.101659</w:t>
      </w:r>
      <w:bookmarkEnd w:id="65"/>
    </w:p>
    <w:p w:rsidR="00A33094" w:rsidRPr="00C42EE1" w:rsidRDefault="00741B1E">
      <w:pPr>
        <w:pStyle w:val="Bibliographie"/>
        <w:rPr>
          <w:lang w:val="fr-FR"/>
        </w:rPr>
      </w:pPr>
      <w:bookmarkStart w:id="67" w:name="bibref_16"/>
      <w:bookmarkStart w:id="68" w:name="ref-Oiry2021MPBWaterQuality"/>
      <w:bookmarkEnd w:id="66"/>
      <w:proofErr w:type="spellStart"/>
      <w:r>
        <w:t>Oiry</w:t>
      </w:r>
      <w:proofErr w:type="spellEnd"/>
      <w:r>
        <w:t xml:space="preserve">, S., </w:t>
      </w:r>
      <w:proofErr w:type="spellStart"/>
      <w:r>
        <w:t>Barillé</w:t>
      </w:r>
      <w:proofErr w:type="spellEnd"/>
      <w:r>
        <w:t xml:space="preserve">, L., 2021. Using sentinel-2 satellite imagery to develop </w:t>
      </w:r>
      <w:proofErr w:type="spellStart"/>
      <w:r>
        <w:t>microphytobenthos</w:t>
      </w:r>
      <w:proofErr w:type="spellEnd"/>
      <w:r>
        <w:t xml:space="preserve">-based water quality indices in estuaries. </w:t>
      </w:r>
      <w:proofErr w:type="spellStart"/>
      <w:r w:rsidRPr="00C42EE1">
        <w:rPr>
          <w:lang w:val="fr-FR"/>
        </w:rPr>
        <w:t>Ecological</w:t>
      </w:r>
      <w:proofErr w:type="spellEnd"/>
      <w:r w:rsidRPr="00C42EE1">
        <w:rPr>
          <w:lang w:val="fr-FR"/>
        </w:rPr>
        <w:t xml:space="preserve"> </w:t>
      </w:r>
      <w:proofErr w:type="spellStart"/>
      <w:r w:rsidRPr="00C42EE1">
        <w:rPr>
          <w:lang w:val="fr-FR"/>
        </w:rPr>
        <w:t>Indicators</w:t>
      </w:r>
      <w:proofErr w:type="spellEnd"/>
      <w:r w:rsidRPr="00C42EE1">
        <w:rPr>
          <w:lang w:val="fr-FR"/>
        </w:rPr>
        <w:t xml:space="preserve"> 121, 107184. https://doi.org/10.1016/j.ecolind.2020.107184</w:t>
      </w:r>
      <w:bookmarkEnd w:id="67"/>
    </w:p>
    <w:p w:rsidR="00A33094" w:rsidRDefault="00741B1E">
      <w:pPr>
        <w:pStyle w:val="Bibliographie"/>
      </w:pPr>
      <w:bookmarkStart w:id="69" w:name="bibref_9"/>
      <w:bookmarkStart w:id="70" w:name="ref-oiry2025mapping"/>
      <w:bookmarkEnd w:id="68"/>
      <w:proofErr w:type="spellStart"/>
      <w:r w:rsidRPr="00C42EE1">
        <w:rPr>
          <w:lang w:val="fr-FR"/>
        </w:rPr>
        <w:t>Oiry</w:t>
      </w:r>
      <w:proofErr w:type="spellEnd"/>
      <w:r w:rsidRPr="00C42EE1">
        <w:rPr>
          <w:lang w:val="fr-FR"/>
        </w:rPr>
        <w:t xml:space="preserve">, S., Davies, B.F.R., </w:t>
      </w:r>
      <w:proofErr w:type="spellStart"/>
      <w:r w:rsidRPr="00C42EE1">
        <w:rPr>
          <w:lang w:val="fr-FR"/>
        </w:rPr>
        <w:t>Stiger-Pouvreau</w:t>
      </w:r>
      <w:proofErr w:type="spellEnd"/>
      <w:r w:rsidRPr="00C42EE1">
        <w:rPr>
          <w:lang w:val="fr-FR"/>
        </w:rPr>
        <w:t xml:space="preserve">, V., Gernez, P., </w:t>
      </w:r>
      <w:proofErr w:type="spellStart"/>
      <w:r w:rsidRPr="00C42EE1">
        <w:rPr>
          <w:lang w:val="fr-FR"/>
        </w:rPr>
        <w:t>Barillé</w:t>
      </w:r>
      <w:proofErr w:type="spellEnd"/>
      <w:r w:rsidRPr="00C42EE1">
        <w:rPr>
          <w:lang w:val="fr-FR"/>
        </w:rPr>
        <w:t xml:space="preserve">, L., 2025. </w:t>
      </w:r>
      <w:r>
        <w:t xml:space="preserve">Mapping the distribution of the alien invasive </w:t>
      </w:r>
      <w:proofErr w:type="spellStart"/>
      <w:r>
        <w:t>gracilaria</w:t>
      </w:r>
      <w:proofErr w:type="spellEnd"/>
      <w:r>
        <w:t xml:space="preserve"> </w:t>
      </w:r>
      <w:proofErr w:type="spellStart"/>
      <w:r>
        <w:t>vermiculophylla</w:t>
      </w:r>
      <w:proofErr w:type="spellEnd"/>
      <w:r>
        <w:t xml:space="preserve"> at the site of its first </w:t>
      </w:r>
      <w:proofErr w:type="spellStart"/>
      <w:proofErr w:type="gramStart"/>
      <w:r>
        <w:t>european</w:t>
      </w:r>
      <w:proofErr w:type="spellEnd"/>
      <w:proofErr w:type="gramEnd"/>
      <w:r>
        <w:t xml:space="preserve"> introduction. Journal of Environmental Management 392, 126726. https://doi.org/10.1016/j.jenvman.2025.126726</w:t>
      </w:r>
      <w:bookmarkEnd w:id="69"/>
    </w:p>
    <w:p w:rsidR="00A33094" w:rsidRDefault="00741B1E">
      <w:pPr>
        <w:pStyle w:val="Bibliographie"/>
      </w:pPr>
      <w:bookmarkStart w:id="71" w:name="ref-roman2026pixels"/>
      <w:bookmarkEnd w:id="70"/>
      <w:proofErr w:type="spellStart"/>
      <w:r>
        <w:t>Román</w:t>
      </w:r>
      <w:proofErr w:type="spellEnd"/>
      <w:r>
        <w:t xml:space="preserve">, M., Davies, B.F., Rosa, P., </w:t>
      </w:r>
      <w:proofErr w:type="spellStart"/>
      <w:r>
        <w:t>Oiry</w:t>
      </w:r>
      <w:proofErr w:type="spellEnd"/>
      <w:r>
        <w:t xml:space="preserve">, S., </w:t>
      </w:r>
      <w:proofErr w:type="spellStart"/>
      <w:r>
        <w:t>Gernez</w:t>
      </w:r>
      <w:proofErr w:type="spellEnd"/>
      <w:r>
        <w:t xml:space="preserve">, P., Santiago, J.A., </w:t>
      </w:r>
      <w:proofErr w:type="spellStart"/>
      <w:r>
        <w:t>Olabarria</w:t>
      </w:r>
      <w:proofErr w:type="spellEnd"/>
      <w:r>
        <w:t xml:space="preserve">, C., </w:t>
      </w:r>
      <w:proofErr w:type="spellStart"/>
      <w:r>
        <w:t>Barillé</w:t>
      </w:r>
      <w:proofErr w:type="spellEnd"/>
      <w:r>
        <w:t xml:space="preserve">, L., 2026. From pixels to peaks: Integrating </w:t>
      </w:r>
      <w:proofErr w:type="spellStart"/>
      <w:r>
        <w:t>LiDAR</w:t>
      </w:r>
      <w:proofErr w:type="spellEnd"/>
      <w:r>
        <w:t xml:space="preserve"> and RGB drone imagery to map mussel spat on intertidal rocky shores. Estuarine, Coastal and Shelf Science 109671. https://doi.org/10.1016/j.ecss.2025.109671</w:t>
      </w:r>
    </w:p>
    <w:p w:rsidR="00A33094" w:rsidRDefault="00741B1E">
      <w:pPr>
        <w:pStyle w:val="Bibliographie"/>
      </w:pPr>
      <w:bookmarkStart w:id="72" w:name="bibref_13"/>
      <w:bookmarkStart w:id="73" w:name="ref-setyawidati2017situ"/>
      <w:bookmarkEnd w:id="71"/>
      <w:proofErr w:type="spellStart"/>
      <w:r w:rsidRPr="00C42EE1">
        <w:rPr>
          <w:lang w:val="fr-FR"/>
        </w:rPr>
        <w:t>Setyawidati</w:t>
      </w:r>
      <w:proofErr w:type="spellEnd"/>
      <w:r w:rsidRPr="00C42EE1">
        <w:rPr>
          <w:lang w:val="fr-FR"/>
        </w:rPr>
        <w:t xml:space="preserve">, N., </w:t>
      </w:r>
      <w:proofErr w:type="spellStart"/>
      <w:r w:rsidRPr="00C42EE1">
        <w:rPr>
          <w:lang w:val="fr-FR"/>
        </w:rPr>
        <w:t>Liabot</w:t>
      </w:r>
      <w:proofErr w:type="spellEnd"/>
      <w:r w:rsidRPr="00C42EE1">
        <w:rPr>
          <w:lang w:val="fr-FR"/>
        </w:rPr>
        <w:t xml:space="preserve">, P., Perrot, T., </w:t>
      </w:r>
      <w:proofErr w:type="spellStart"/>
      <w:r w:rsidRPr="00C42EE1">
        <w:rPr>
          <w:lang w:val="fr-FR"/>
        </w:rPr>
        <w:t>Radiarta</w:t>
      </w:r>
      <w:proofErr w:type="spellEnd"/>
      <w:r w:rsidRPr="00C42EE1">
        <w:rPr>
          <w:lang w:val="fr-FR"/>
        </w:rPr>
        <w:t xml:space="preserve">, N., Deslandes, E., </w:t>
      </w:r>
      <w:proofErr w:type="spellStart"/>
      <w:r w:rsidRPr="00C42EE1">
        <w:rPr>
          <w:lang w:val="fr-FR"/>
        </w:rPr>
        <w:t>Bourgougnon</w:t>
      </w:r>
      <w:proofErr w:type="spellEnd"/>
      <w:r w:rsidRPr="00C42EE1">
        <w:rPr>
          <w:lang w:val="fr-FR"/>
        </w:rPr>
        <w:t xml:space="preserve">, N., Rossi, N., </w:t>
      </w:r>
      <w:proofErr w:type="spellStart"/>
      <w:r w:rsidRPr="00C42EE1">
        <w:rPr>
          <w:lang w:val="fr-FR"/>
        </w:rPr>
        <w:t>Stiger-Pouvreau</w:t>
      </w:r>
      <w:proofErr w:type="spellEnd"/>
      <w:r w:rsidRPr="00C42EE1">
        <w:rPr>
          <w:lang w:val="fr-FR"/>
        </w:rPr>
        <w:t xml:space="preserve">, V., 2017. </w:t>
      </w:r>
      <w:r>
        <w:t xml:space="preserve">In situ variability of carrageenan content and biomass in the cultivated red </w:t>
      </w:r>
      <w:proofErr w:type="spellStart"/>
      <w:r>
        <w:t>macroalga</w:t>
      </w:r>
      <w:proofErr w:type="spellEnd"/>
      <w:r>
        <w:t xml:space="preserve"> </w:t>
      </w:r>
      <w:proofErr w:type="spellStart"/>
      <w:r>
        <w:t>kappaphycus</w:t>
      </w:r>
      <w:proofErr w:type="spellEnd"/>
      <w:r>
        <w:t xml:space="preserve"> </w:t>
      </w:r>
      <w:proofErr w:type="spellStart"/>
      <w:r>
        <w:t>alvarezii</w:t>
      </w:r>
      <w:proofErr w:type="spellEnd"/>
      <w:r>
        <w:t xml:space="preserve"> with an estimation of its carrageenan stock at the scale of the </w:t>
      </w:r>
      <w:proofErr w:type="spellStart"/>
      <w:r>
        <w:t>malasoro</w:t>
      </w:r>
      <w:proofErr w:type="spellEnd"/>
      <w:r>
        <w:t xml:space="preserve"> bay (</w:t>
      </w:r>
      <w:proofErr w:type="spellStart"/>
      <w:proofErr w:type="gramStart"/>
      <w:r>
        <w:t>indonesia</w:t>
      </w:r>
      <w:proofErr w:type="spellEnd"/>
      <w:proofErr w:type="gramEnd"/>
      <w:r>
        <w:t>) using satellite image processing. Journal of Applied Phycology 29, 2307–2321. https://doi.org/10.1007/s10811-017-1200-9</w:t>
      </w:r>
      <w:bookmarkEnd w:id="72"/>
    </w:p>
    <w:p w:rsidR="00A33094" w:rsidRDefault="00741B1E">
      <w:pPr>
        <w:pStyle w:val="Bibliographie"/>
      </w:pPr>
      <w:bookmarkStart w:id="74" w:name="bibref_6"/>
      <w:bookmarkStart w:id="75" w:name="ref-urbina2026mapping"/>
      <w:bookmarkEnd w:id="73"/>
      <w:r>
        <w:t>Urbina-</w:t>
      </w:r>
      <w:proofErr w:type="spellStart"/>
      <w:r>
        <w:t>Barreto</w:t>
      </w:r>
      <w:proofErr w:type="spellEnd"/>
      <w:r>
        <w:t xml:space="preserve">, I., </w:t>
      </w:r>
      <w:proofErr w:type="spellStart"/>
      <w:r>
        <w:t>Alevizos</w:t>
      </w:r>
      <w:proofErr w:type="spellEnd"/>
      <w:r>
        <w:t xml:space="preserve">, E., </w:t>
      </w:r>
      <w:proofErr w:type="spellStart"/>
      <w:r>
        <w:t>Randrianary</w:t>
      </w:r>
      <w:proofErr w:type="spellEnd"/>
      <w:r>
        <w:t xml:space="preserve">, T.M., </w:t>
      </w:r>
      <w:proofErr w:type="spellStart"/>
      <w:r>
        <w:t>Museux</w:t>
      </w:r>
      <w:proofErr w:type="spellEnd"/>
      <w:r>
        <w:t xml:space="preserve">, M., </w:t>
      </w:r>
      <w:proofErr w:type="spellStart"/>
      <w:r>
        <w:t>Randriamaroson</w:t>
      </w:r>
      <w:proofErr w:type="spellEnd"/>
      <w:r>
        <w:t xml:space="preserve">, R.A.M., Chauvin, A., </w:t>
      </w:r>
      <w:proofErr w:type="spellStart"/>
      <w:r>
        <w:t>Rakotoniaina</w:t>
      </w:r>
      <w:proofErr w:type="spellEnd"/>
      <w:r>
        <w:t xml:space="preserve">, S., Jan, S., </w:t>
      </w:r>
      <w:proofErr w:type="spellStart"/>
      <w:r>
        <w:t>Barillé</w:t>
      </w:r>
      <w:proofErr w:type="spellEnd"/>
      <w:r>
        <w:t xml:space="preserve">, L., </w:t>
      </w:r>
      <w:proofErr w:type="spellStart"/>
      <w:r>
        <w:t>Tribollet</w:t>
      </w:r>
      <w:proofErr w:type="spellEnd"/>
      <w:r>
        <w:t>, A., 2026. Mapping coastal marine habitats with RGB and multispectral UAS imagery to support seaweed aquaculture management and ecosystem conservation. Drones 10, 276. https://doi.org/10.3390/drones10040276</w:t>
      </w:r>
      <w:bookmarkEnd w:id="74"/>
    </w:p>
    <w:p w:rsidR="00A33094" w:rsidRDefault="00741B1E">
      <w:pPr>
        <w:pStyle w:val="Bibliographie"/>
      </w:pPr>
      <w:bookmarkStart w:id="76" w:name="bibref_7"/>
      <w:bookmarkStart w:id="77" w:name="ref-vadassery2024integration"/>
      <w:bookmarkEnd w:id="75"/>
      <w:proofErr w:type="spellStart"/>
      <w:r>
        <w:t>Vadassery</w:t>
      </w:r>
      <w:proofErr w:type="spellEnd"/>
      <w:r>
        <w:t xml:space="preserve">, N., </w:t>
      </w:r>
      <w:proofErr w:type="spellStart"/>
      <w:r>
        <w:t>Neish</w:t>
      </w:r>
      <w:proofErr w:type="spellEnd"/>
      <w:r>
        <w:t xml:space="preserve">, I.C., 2024. Integration of precision technology into adaptive </w:t>
      </w:r>
      <w:proofErr w:type="spellStart"/>
      <w:r>
        <w:t>phyconomy</w:t>
      </w:r>
      <w:proofErr w:type="spellEnd"/>
      <w:r>
        <w:t xml:space="preserve"> systems for extensive tropical red seaweed farming, in: Tropical </w:t>
      </w:r>
      <w:proofErr w:type="spellStart"/>
      <w:r>
        <w:lastRenderedPageBreak/>
        <w:t>Phyconomy</w:t>
      </w:r>
      <w:proofErr w:type="spellEnd"/>
      <w:r>
        <w:t xml:space="preserve"> Coalition Development: Focus on </w:t>
      </w:r>
      <w:proofErr w:type="spellStart"/>
      <w:r>
        <w:t>Eucheumatoid</w:t>
      </w:r>
      <w:proofErr w:type="spellEnd"/>
      <w:r>
        <w:t xml:space="preserve"> Seaweeds. Springer Nature Switzerland, pp. 239–254. https://doi.org/10.1007/978-3-031-47806-2_19</w:t>
      </w:r>
      <w:bookmarkEnd w:id="76"/>
    </w:p>
    <w:p w:rsidR="00A33094" w:rsidRDefault="00741B1E">
      <w:pPr>
        <w:pStyle w:val="Bibliographie"/>
      </w:pPr>
      <w:bookmarkStart w:id="78" w:name="bibref_2"/>
      <w:bookmarkStart w:id="79" w:name="ref-Zhang2024Carrageenan"/>
      <w:bookmarkEnd w:id="77"/>
      <w:r>
        <w:t xml:space="preserve">Zhang, J., Langford, Z., Waldron, S., 2023. The global carrageenan industry, in: </w:t>
      </w:r>
      <w:proofErr w:type="spellStart"/>
      <w:r>
        <w:t>Globalisation</w:t>
      </w:r>
      <w:proofErr w:type="spellEnd"/>
      <w:r>
        <w:t xml:space="preserve"> and Livelihood Transformations in the Indonesian Seaweed Industry. Routledge, pp. 23–50. https://doi.org/10.4324/9781003183860-3</w:t>
      </w:r>
      <w:bookmarkEnd w:id="46"/>
      <w:bookmarkEnd w:id="49"/>
      <w:bookmarkEnd w:id="78"/>
      <w:bookmarkEnd w:id="79"/>
    </w:p>
    <w:sectPr w:rsidR="00A33094">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57E7" w:rsidRDefault="00A057E7">
      <w:pPr>
        <w:spacing w:after="0"/>
      </w:pPr>
      <w:r>
        <w:separator/>
      </w:r>
    </w:p>
  </w:endnote>
  <w:endnote w:type="continuationSeparator" w:id="0">
    <w:p w:rsidR="00A057E7" w:rsidRDefault="00A057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741B1E">
        <w:pPr>
          <w:pStyle w:val="Pieddepage"/>
          <w:jc w:val="center"/>
        </w:pPr>
        <w:r>
          <w:fldChar w:fldCharType="begin"/>
        </w:r>
        <w:r>
          <w:instrText xml:space="preserve"> PAGE   \* MERGEFORMAT </w:instrText>
        </w:r>
        <w:r>
          <w:fldChar w:fldCharType="separate"/>
        </w:r>
        <w:r w:rsidR="007737A8">
          <w:rPr>
            <w:noProof/>
          </w:rPr>
          <w:t>6</w:t>
        </w:r>
        <w:r>
          <w:rPr>
            <w:noProof/>
          </w:rPr>
          <w:fldChar w:fldCharType="end"/>
        </w:r>
      </w:p>
    </w:sdtContent>
  </w:sdt>
  <w:p w:rsidR="00F21051" w:rsidRDefault="00A057E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57E7" w:rsidRDefault="00A057E7">
      <w:pPr>
        <w:spacing w:after="0"/>
      </w:pPr>
      <w:r>
        <w:separator/>
      </w:r>
    </w:p>
  </w:footnote>
  <w:footnote w:type="continuationSeparator" w:id="0">
    <w:p w:rsidR="00A057E7" w:rsidRDefault="00A057E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arille-l">
    <w15:presenceInfo w15:providerId="None" w15:userId="barill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094"/>
    <w:rsid w:val="00193151"/>
    <w:rsid w:val="00220699"/>
    <w:rsid w:val="004C131A"/>
    <w:rsid w:val="006E7C7A"/>
    <w:rsid w:val="00741B1E"/>
    <w:rsid w:val="007737A8"/>
    <w:rsid w:val="0078398F"/>
    <w:rsid w:val="007B0415"/>
    <w:rsid w:val="007C25BF"/>
    <w:rsid w:val="00A057E7"/>
    <w:rsid w:val="00A33094"/>
    <w:rsid w:val="00B223BC"/>
    <w:rsid w:val="00C42EE1"/>
    <w:rsid w:val="00C759B8"/>
    <w:rsid w:val="00DB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58D77E-239F-442D-8AC4-06A6D7499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paragraph" w:styleId="Textedebulles">
    <w:name w:val="Balloon Text"/>
    <w:basedOn w:val="Normal"/>
    <w:link w:val="TextedebullesCar"/>
    <w:semiHidden/>
    <w:unhideWhenUsed/>
    <w:rsid w:val="00C42EE1"/>
    <w:pPr>
      <w:spacing w:after="0"/>
    </w:pPr>
    <w:rPr>
      <w:rFonts w:ascii="Segoe UI" w:hAnsi="Segoe UI" w:cs="Segoe UI"/>
      <w:sz w:val="18"/>
      <w:szCs w:val="18"/>
    </w:rPr>
  </w:style>
  <w:style w:type="character" w:customStyle="1" w:styleId="TextedebullesCar">
    <w:name w:val="Texte de bulles Car"/>
    <w:basedOn w:val="Policepardfaut"/>
    <w:link w:val="Textedebulles"/>
    <w:semiHidden/>
    <w:rsid w:val="00C42E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1507</Words>
  <Characters>8292</Characters>
  <Application>Microsoft Office Word</Application>
  <DocSecurity>0</DocSecurity>
  <Lines>69</Lines>
  <Paragraphs>19</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MadaKapPy: A tool for in situ biomass estimation of kappaphycus cultures</vt:lpstr>
      <vt:lpstr>Here is a document</vt:lpstr>
      <vt:lpstr>    1 Quarto</vt:lpstr>
      <vt:lpstr>    2 Running Code</vt:lpstr>
    </vt:vector>
  </TitlesOfParts>
  <Company/>
  <LinksUpToDate>false</LinksUpToDate>
  <CharactersWithSpaces>9780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MadaKapPy: A tool for in situ biomass estimation of kappaphycus cultures</dc:title>
  <dc:creator>Simon Oiry;Sébastien Jan;Manon Museux;Ravo A. Mahandrisoa Randriamaroson;Anthony;Laurent Barillé</dc:creator>
  <cp:keywords>To be Written</cp:keywords>
  <cp:lastModifiedBy>barille-l</cp:lastModifiedBy>
  <cp:revision>7</cp:revision>
  <dcterms:created xsi:type="dcterms:W3CDTF">2026-05-14T14:24:00Z</dcterms:created>
  <dcterms:modified xsi:type="dcterms:W3CDTF">2026-05-14T14:33:00Z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be Written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2026-05-14</vt:lpwstr>
  </property>
  <property fmtid="{D5CDD505-2E9C-101B-9397-08002B2CF9AE}" pid="13" name="editor_options">
    <vt:lpwstr/>
  </property>
  <property fmtid="{D5CDD505-2E9C-101B-9397-08002B2CF9AE}" pid="14" name="engines">
    <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ey-points">
    <vt:lpwstr/>
  </property>
  <property fmtid="{D5CDD505-2E9C-101B-9397-08002B2CF9AE}" pid="20" name="labels">
    <vt:lpwstr/>
  </property>
  <property fmtid="{D5CDD505-2E9C-101B-9397-08002B2CF9AE}" pid="21" name="lightbox">
    <vt:lpwstr>auto</vt:lpwstr>
  </property>
  <property fmtid="{D5CDD505-2E9C-101B-9397-08002B2CF9AE}" pid="22" name="manuscript">
    <vt:lpwstr/>
  </property>
  <property fmtid="{D5CDD505-2E9C-101B-9397-08002B2CF9AE}" pid="23" name="notebook-preview-options">
    <vt:lpwstr/>
  </property>
  <property fmtid="{D5CDD505-2E9C-101B-9397-08002B2CF9AE}" pid="24" name="plain-language-summary">
    <vt:lpwstr>To be written</vt:lpwstr>
  </property>
  <property fmtid="{D5CDD505-2E9C-101B-9397-08002B2CF9AE}" pid="25" name="quarto-internal">
    <vt:lpwstr/>
  </property>
  <property fmtid="{D5CDD505-2E9C-101B-9397-08002B2CF9AE}" pid="26" name="remove-hidden">
    <vt:lpwstr>all</vt:lpwstr>
  </property>
  <property fmtid="{D5CDD505-2E9C-101B-9397-08002B2CF9AE}" pid="27" name="resources">
    <vt:lpwstr/>
  </property>
  <property fmtid="{D5CDD505-2E9C-101B-9397-08002B2CF9AE}" pid="28" name="shorttitle">
    <vt:lpwstr>MadaKapPy</vt:lpwstr>
  </property>
  <property fmtid="{D5CDD505-2E9C-101B-9397-08002B2CF9AE}" pid="29" name="template-partials">
    <vt:lpwstr/>
  </property>
  <property fmtid="{D5CDD505-2E9C-101B-9397-08002B2CF9AE}" pid="30" name="theme">
    <vt:lpwstr>cosmo</vt:lpwstr>
  </property>
  <property fmtid="{D5CDD505-2E9C-101B-9397-08002B2CF9AE}" pid="31" name="title-block-style">
    <vt:lpwstr>manuscript</vt:lpwstr>
  </property>
  <property fmtid="{D5CDD505-2E9C-101B-9397-08002B2CF9AE}" pid="32" name="toc-title">
    <vt:lpwstr>Table of contents</vt:lpwstr>
  </property>
  <property fmtid="{D5CDD505-2E9C-101B-9397-08002B2CF9AE}" pid="33" name="unroll-markdown-cells">
    <vt:lpwstr>True</vt:lpwstr>
  </property>
</Properties>
</file>